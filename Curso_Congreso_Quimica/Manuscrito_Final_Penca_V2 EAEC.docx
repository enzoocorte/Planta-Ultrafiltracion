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72AD7" w14:textId="30CD8DC5" w:rsidR="00F56DC1" w:rsidRPr="003B4B2F" w:rsidRDefault="003B4B2F" w:rsidP="003B4B2F">
      <w:pPr>
        <w:pStyle w:val="Ttulo1"/>
        <w:rPr>
          <w:rFonts w:ascii="Arial" w:hAnsi="Arial" w:cs="Arial"/>
        </w:rPr>
      </w:pPr>
      <w:r w:rsidRPr="00AC17E3">
        <w:rPr>
          <w:rFonts w:ascii="Arial" w:hAnsi="Arial" w:cs="Arial"/>
        </w:rPr>
        <w:t>Evaluación sistemática de la estabilidad, conservación y dosificación predictiva de un biocoagulante natural: bases operativas con Opuntia ficus-indica</w:t>
      </w:r>
    </w:p>
    <w:p w14:paraId="71972F18" w14:textId="53ED8805" w:rsidR="00AE23B8" w:rsidRPr="00F65BA7" w:rsidRDefault="003B4C13" w:rsidP="00562D20">
      <w:pPr>
        <w:rPr>
          <w:rStyle w:val="Fuerte"/>
        </w:rPr>
      </w:pPr>
      <w:r w:rsidRPr="00F65BA7">
        <w:rPr>
          <w:rStyle w:val="Fuerte"/>
        </w:rPr>
        <w:t xml:space="preserve">Autores: </w:t>
      </w:r>
      <w:r w:rsidR="00AE23B8" w:rsidRPr="00F65BA7">
        <w:rPr>
          <w:rStyle w:val="Fuerte"/>
        </w:rPr>
        <w:t>Corte</w:t>
      </w:r>
      <w:r w:rsidRPr="00F65BA7">
        <w:rPr>
          <w:rStyle w:val="Fuerte"/>
        </w:rPr>
        <w:t>,</w:t>
      </w:r>
      <w:r w:rsidR="00AE23B8" w:rsidRPr="00F65BA7">
        <w:rPr>
          <w:rStyle w:val="Fuerte"/>
        </w:rPr>
        <w:t xml:space="preserve"> Enzo M.</w:t>
      </w:r>
      <w:r w:rsidRPr="00F65BA7">
        <w:rPr>
          <w:rStyle w:val="Fuerte"/>
        </w:rPr>
        <w:t>; Almazán Jorge E.; Rajal Verónica B.</w:t>
      </w:r>
    </w:p>
    <w:p w14:paraId="4EDF05A8" w14:textId="5E581872" w:rsidR="001314AE" w:rsidRPr="008529C7" w:rsidRDefault="004122C5" w:rsidP="00670240">
      <w:pPr>
        <w:pStyle w:val="Ttulo2"/>
        <w:rPr>
          <w:rFonts w:ascii="Arial" w:hAnsi="Arial" w:cs="Arial"/>
        </w:rPr>
      </w:pPr>
      <w:r w:rsidRPr="008529C7">
        <w:rPr>
          <w:rFonts w:ascii="Arial" w:hAnsi="Arial" w:cs="Arial"/>
        </w:rPr>
        <w:t>ABSTRACT</w:t>
      </w:r>
    </w:p>
    <w:p w14:paraId="364CFC1B" w14:textId="77777777" w:rsidR="00297291" w:rsidRPr="00297291" w:rsidRDefault="00297291" w:rsidP="00297291">
      <w:pPr>
        <w:rPr>
          <w:rFonts w:ascii="Arial" w:hAnsi="Arial" w:cs="Arial"/>
          <w:lang w:val="es-MX"/>
        </w:rPr>
      </w:pPr>
      <w:r w:rsidRPr="00297291">
        <w:rPr>
          <w:rFonts w:ascii="Arial" w:hAnsi="Arial" w:cs="Arial"/>
          <w:lang w:val="es-MX"/>
        </w:rPr>
        <w:t xml:space="preserve">La transferencia de biocoagulantes naturales de origen vegetal hacia aplicaciones prácticas de tratamiento de agua se encuentra limitada por barreras operacionales comunes a los biopolímeros perecederos: la rápida pérdida de actividad en fase acuosa, la falta de protocolos estandarizados para su acondicionamiento en estado sólido, la variabilidad de la materia prima durante el almacenamiento y la necesidad de verificar su desempeño en matrices hídricas reales. Este trabajo propone y valida un marco metodológico secuencial de ingeniería para la evaluación, estandarización y modelado de biocoagulantes naturales, utilizando el mucílago de </w:t>
      </w:r>
      <w:r w:rsidRPr="00297291">
        <w:rPr>
          <w:rFonts w:ascii="Arial" w:hAnsi="Arial" w:cs="Arial"/>
          <w:i/>
          <w:iCs/>
          <w:lang w:val="es-MX"/>
        </w:rPr>
        <w:t>Opuntia ficus-indica</w:t>
      </w:r>
      <w:r w:rsidRPr="00297291">
        <w:rPr>
          <w:rFonts w:ascii="Arial" w:hAnsi="Arial" w:cs="Arial"/>
          <w:lang w:val="es-MX"/>
        </w:rPr>
        <w:t xml:space="preserve"> como biopolímero modelo. La metodología se estructuró en cuatro etapas operacionales: (1) determinación de la estabilidad temporal del extracto acuoso fresco (0 a 4 h); (2) análisis comparativo de estrategias de estabilización sólida (secado convectivo a 50 °C frente a purificación química con etanol o NaCl) y la influencia de la activación térmica; (3) evaluación de la vida útil del material vegetal durante el almacenamiento poscosecha (hasta 30 días) y modelado predictivo mediante Machine Learning como soporte a la decisión; y (4) validación final en matriz fluvial cruda (Río Vaqueros, ~160 NTU) mediante un Diseño Compuesto Central (CCD), evaluando el efecto del cizallamiento de extracción.</w:t>
      </w:r>
    </w:p>
    <w:p w14:paraId="42705639" w14:textId="46B5A01E" w:rsidR="00297291" w:rsidRPr="00297291" w:rsidRDefault="00297291" w:rsidP="00297291">
      <w:pPr>
        <w:rPr>
          <w:rFonts w:ascii="Arial" w:hAnsi="Arial" w:cs="Arial"/>
          <w:lang w:val="es-MX"/>
        </w:rPr>
      </w:pPr>
      <w:r w:rsidRPr="00297291">
        <w:rPr>
          <w:rFonts w:ascii="Arial" w:hAnsi="Arial" w:cs="Arial"/>
          <w:lang w:val="es-MX"/>
        </w:rPr>
        <w:t>Los resultados evidenciaron que el tiempo de reposo del extracto líquido fue el único factor determinante en la etapa 1 (</w:t>
      </w:r>
      <m:oMath>
        <m:r>
          <w:rPr>
            <w:rFonts w:ascii="Cambria Math" w:hAnsi="Cambria Math" w:cs="Arial"/>
            <w:lang w:val="es-MX"/>
          </w:rPr>
          <m:t>p=0.0002</m:t>
        </m:r>
      </m:oMath>
      <w:r w:rsidRPr="00297291">
        <w:rPr>
          <w:rFonts w:ascii="Arial" w:hAnsi="Arial" w:cs="Arial"/>
          <w:lang w:val="es-MX"/>
        </w:rPr>
        <w:t>), registrándose una disminución de la capacidad clarificante a las 4 h y demostrando la inviabilidad operativa de su distribución en fase acuosa. En fase sólida, el secado convectivo directo a 50 °C alcanzó remociones del 84–87% sin requerir reactivos adicionales ni activación térmica, ofreciendo una ruta de procesamiento simple frente a los polvos purificados químicamente (89–91%), los cuales requirieron calentamiento a 100 °C para activarse. Respecto a la materia prima vegetal, los cladodios mantuvieron viabilidad operativa durante ~1.5 semanas de almacenamiento; no obstante, la interacción entre la dosis requerida y la turbidez inicial (</w:t>
      </w:r>
      <m:oMath>
        <m:r>
          <w:rPr>
            <w:rFonts w:ascii="Cambria Math" w:hAnsi="Cambria Math" w:cs="Arial"/>
            <w:lang w:val="es-MX"/>
          </w:rPr>
          <m:t>p=0.0107</m:t>
        </m:r>
      </m:oMath>
      <w:r w:rsidRPr="00297291">
        <w:rPr>
          <w:rFonts w:ascii="Arial" w:hAnsi="Arial" w:cs="Arial"/>
          <w:lang w:val="es-MX"/>
        </w:rPr>
        <w:t>) demostró que una dosimetría fija resulta ineficaz frente a condiciones fluctuantes. Para abordar esta variabilidad, un clasificador de Regresión Logística regularizada categorizó la tratabilidad (</w:t>
      </w:r>
      <m:oMath>
        <m:r>
          <w:rPr>
            <w:rFonts w:ascii="Cambria Math" w:hAnsi="Cambria Math" w:cs="Arial"/>
            <w:lang w:val="es-MX"/>
          </w:rPr>
          <m:t>≥92%</m:t>
        </m:r>
      </m:oMath>
      <w:r w:rsidRPr="00297291">
        <w:rPr>
          <w:rFonts w:ascii="Arial" w:hAnsi="Arial" w:cs="Arial"/>
          <w:lang w:val="es-MX"/>
        </w:rPr>
        <w:t xml:space="preserve"> de remoción) con un desempeño predictivo consistente en el conjunto de prueba independiente (</w:t>
      </w:r>
      <m:oMath>
        <m:r>
          <w:rPr>
            <w:rFonts w:ascii="Cambria Math" w:hAnsi="Cambria Math" w:cs="Arial"/>
            <w:lang w:val="es-MX"/>
          </w:rPr>
          <m:t>n=9</m:t>
        </m:r>
      </m:oMath>
      <w:r w:rsidRPr="00297291">
        <w:rPr>
          <w:rFonts w:ascii="Arial" w:hAnsi="Arial" w:cs="Arial"/>
          <w:lang w:val="es-MX"/>
        </w:rPr>
        <w:t>, exactitud 1.00), sirviendo como herramienta de soporte a la decisión para dosificación adaptable. Finalmente, como etapa de validación en agua fluvial real, el licuado convencional redujo la eficiencia a ~70%, mientras que la extracción mecánica suave preservó la matriz de hidrogel, alcanzando remociones &gt;98% y una turbidez residual &lt;3 NTU (a 0.5 g/L), dentro del umbral de clarificación habitualmente recomendado (&lt;3 a &lt;5 NTU según directrices de la OMS). Este estudio aporta una metodología sistemática y transferible para evaluar y estandarizar biocoagulantes naturales en el tratamiento de agua.</w:t>
      </w:r>
    </w:p>
    <w:p w14:paraId="28E6CD72" w14:textId="4E3CE2B1" w:rsidR="00332189" w:rsidRPr="00332189" w:rsidRDefault="00297291" w:rsidP="00332189">
      <w:pPr>
        <w:rPr>
          <w:rFonts w:ascii="Arial" w:hAnsi="Arial" w:cs="Arial"/>
          <w:lang w:val="es-MX"/>
        </w:rPr>
      </w:pPr>
      <w:r w:rsidRPr="00297291">
        <w:rPr>
          <w:rFonts w:ascii="Arial" w:hAnsi="Arial" w:cs="Arial"/>
          <w:b/>
          <w:bCs/>
          <w:lang w:val="es-MX"/>
        </w:rPr>
        <w:lastRenderedPageBreak/>
        <w:t>Palabras clave:</w:t>
      </w:r>
      <w:r w:rsidRPr="00297291">
        <w:rPr>
          <w:rFonts w:ascii="Arial" w:hAnsi="Arial" w:cs="Arial"/>
          <w:lang w:val="es-MX"/>
        </w:rPr>
        <w:t xml:space="preserve"> Biocoagulantes naturales; Metodología de estandarización; Estabilidad temporal; Soporte a la decisión; Machine Learning; Clarificación de aguas fluviales; </w:t>
      </w:r>
      <w:r w:rsidRPr="00297291">
        <w:rPr>
          <w:rFonts w:ascii="Arial" w:hAnsi="Arial" w:cs="Arial"/>
          <w:i/>
          <w:iCs/>
          <w:lang w:val="es-MX"/>
        </w:rPr>
        <w:t>Opuntia ficus-indica</w:t>
      </w:r>
      <w:r w:rsidRPr="00297291">
        <w:rPr>
          <w:rFonts w:ascii="Arial" w:hAnsi="Arial" w:cs="Arial"/>
          <w:lang w:val="es-MX"/>
        </w:rPr>
        <w:t>.</w:t>
      </w:r>
    </w:p>
    <w:p w14:paraId="24DA618A" w14:textId="6F2A4E0E" w:rsidR="00133011" w:rsidRPr="008529C7" w:rsidRDefault="004122C5" w:rsidP="00670240">
      <w:pPr>
        <w:pStyle w:val="Ttulo2"/>
        <w:rPr>
          <w:rFonts w:ascii="Arial" w:hAnsi="Arial" w:cs="Arial"/>
        </w:rPr>
      </w:pPr>
      <w:r w:rsidRPr="008529C7">
        <w:rPr>
          <w:rFonts w:ascii="Arial" w:hAnsi="Arial" w:cs="Arial"/>
        </w:rPr>
        <w:t>1. INTRODUCCIÓN</w:t>
      </w:r>
    </w:p>
    <w:p w14:paraId="68DCBAB4" w14:textId="3B2C88A7" w:rsidR="00133011" w:rsidRDefault="00B1168A" w:rsidP="00670240">
      <w:pPr>
        <w:rPr>
          <w:ins w:id="0" w:author="Enzo Corte" w:date="2026-10-06T15:03:00Z" w16du:dateUtc="2026-10-06T18:03:00Z"/>
          <w:rFonts w:ascii="Arial" w:hAnsi="Arial" w:cs="Arial"/>
        </w:rPr>
      </w:pPr>
      <w:r w:rsidRPr="008529C7">
        <w:rPr>
          <w:rFonts w:ascii="Arial" w:hAnsi="Arial" w:cs="Arial"/>
        </w:rPr>
        <w:t>El acceso sostenido a recursos hídricos potables demanda procesos de clarificación eficientes para cumplir con los lineamientos de la Organización Mundial de la Salud (OMS), los cuales recomiendan una turbidez menor a 5 NTU para garantizar una desinfección</w:t>
      </w:r>
      <w:r w:rsidR="00DD2343">
        <w:rPr>
          <w:rFonts w:ascii="Arial" w:hAnsi="Arial" w:cs="Arial"/>
        </w:rPr>
        <w:t xml:space="preserve"> posterior</w:t>
      </w:r>
      <w:r w:rsidR="00920D62" w:rsidRPr="008529C7">
        <w:rPr>
          <w:rFonts w:ascii="Arial" w:hAnsi="Arial" w:cs="Arial"/>
        </w:rPr>
        <w:t xml:space="preserve"> </w:t>
      </w:r>
      <w:r w:rsidR="00355B44">
        <w:rPr>
          <w:rFonts w:ascii="Arial" w:hAnsi="Arial" w:cs="Arial"/>
        </w:rPr>
        <w:t>adecuada</w:t>
      </w:r>
      <w:r w:rsidR="00DD2648" w:rsidRPr="008529C7">
        <w:rPr>
          <w:rFonts w:ascii="Arial" w:hAnsi="Arial" w:cs="Arial"/>
        </w:rPr>
        <w:t xml:space="preserve"> </w:t>
      </w:r>
      <w:sdt>
        <w:sdtPr>
          <w:rPr>
            <w:rFonts w:ascii="Arial" w:hAnsi="Arial" w:cs="Arial"/>
            <w:color w:val="000000"/>
          </w:rPr>
          <w:tag w:val="MENDELEY_CITATION_v3_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"/>
          <w:id w:val="1674529681"/>
          <w:placeholder>
            <w:docPart w:val="DefaultPlaceholder_-1854013440"/>
          </w:placeholder>
        </w:sdtPr>
        <w:sdtEndPr/>
        <w:sdtContent>
          <w:r w:rsidR="006D57CC" w:rsidRPr="006D57CC">
            <w:rPr>
              <w:rFonts w:ascii="Arial" w:hAnsi="Arial" w:cs="Arial"/>
              <w:color w:val="000000"/>
            </w:rPr>
            <w:t>(World Health Organization and others, 2012)</w:t>
          </w:r>
        </w:sdtContent>
      </w:sdt>
      <w:r w:rsidRPr="008529C7">
        <w:rPr>
          <w:rFonts w:ascii="Arial" w:hAnsi="Arial" w:cs="Arial"/>
        </w:rPr>
        <w:t xml:space="preserve">. </w:t>
      </w:r>
      <w:r w:rsidR="007829B0" w:rsidRPr="007829B0">
        <w:rPr>
          <w:rFonts w:ascii="Arial" w:hAnsi="Arial" w:cs="Arial"/>
        </w:rPr>
        <w:t>La coagulación-floculación constituye la operación unitaria fundamental para desestabilizar y aglomerar la materia coloidal en suspensión</w:t>
      </w:r>
      <w:r w:rsidR="00781C26" w:rsidRPr="00781C26">
        <w:rPr>
          <w:rFonts w:ascii="Arial" w:hAnsi="Arial" w:cs="Arial"/>
        </w:rPr>
        <w:t xml:space="preserve"> </w:t>
      </w:r>
      <w:sdt>
        <w:sdtPr>
          <w:rPr>
            <w:rFonts w:ascii="Arial" w:hAnsi="Arial" w:cs="Arial"/>
            <w:color w:val="000000"/>
          </w:rPr>
          <w:tag w:val="MENDELEY_CITATION_v3_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"/>
          <w:id w:val="-272640370"/>
          <w:placeholder>
            <w:docPart w:val="0D04170743C34461B77786259CB89F20"/>
          </w:placeholder>
        </w:sdtPr>
        <w:sdtEndPr/>
        <w:sdtContent>
          <w:r w:rsidR="006D57CC" w:rsidRPr="006D57CC">
            <w:rPr>
              <w:rFonts w:ascii="Arial" w:hAnsi="Arial" w:cs="Arial"/>
              <w:color w:val="000000"/>
            </w:rPr>
            <w:t>(Gebbie, 2006)</w:t>
          </w:r>
        </w:sdtContent>
      </w:sdt>
      <w:r w:rsidR="007829B0">
        <w:rPr>
          <w:rFonts w:ascii="Arial" w:hAnsi="Arial" w:cs="Arial"/>
        </w:rPr>
        <w:t xml:space="preserve">. </w:t>
      </w:r>
      <w:r w:rsidR="007829B0" w:rsidRPr="007829B0">
        <w:rPr>
          <w:rFonts w:ascii="Arial" w:hAnsi="Arial" w:cs="Arial"/>
        </w:rPr>
        <w:t>Tradicionalmente, esta fase se lleva a cabo mediante sales metálicas hidrolizables, principalmente sulfato de aluminio, cloruro férrico, sulfato férrico</w:t>
      </w:r>
      <w:r w:rsidR="00781C26">
        <w:rPr>
          <w:rFonts w:ascii="Arial" w:hAnsi="Arial" w:cs="Arial"/>
        </w:rPr>
        <w:t xml:space="preserve"> </w:t>
      </w:r>
      <w:sdt>
        <w:sdtPr>
          <w:rPr>
            <w:rFonts w:ascii="Arial" w:hAnsi="Arial" w:cs="Arial"/>
            <w:color w:val="000000"/>
          </w:rPr>
          <w:tag w:val="MENDELEY_CITATION_v3_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"/>
          <w:id w:val="-1913157246"/>
          <w:placeholder>
            <w:docPart w:val="9E84FCCE02B94B40AFEDA32359A0FB6E"/>
          </w:placeholder>
        </w:sdtPr>
        <w:sdtEndPr/>
        <w:sdtContent>
          <w:r w:rsidR="006D57CC" w:rsidRPr="006D57CC">
            <w:rPr>
              <w:rFonts w:ascii="Arial" w:hAnsi="Arial" w:cs="Arial"/>
              <w:color w:val="000000"/>
            </w:rPr>
            <w:t>(Yin, 2010)</w:t>
          </w:r>
        </w:sdtContent>
      </w:sdt>
      <w:r w:rsidR="000E3A99">
        <w:rPr>
          <w:rFonts w:ascii="Arial" w:hAnsi="Arial" w:cs="Arial"/>
        </w:rPr>
        <w:t xml:space="preserve"> ,</w:t>
      </w:r>
      <w:r w:rsidR="00BC2A93" w:rsidRPr="00BC2A93">
        <w:rPr>
          <w:rFonts w:ascii="Arial" w:hAnsi="Arial" w:cs="Arial"/>
        </w:rPr>
        <w:t>y coagulantes pre-polimerizados como el policloruro de aluminio (PACl)</w:t>
      </w:r>
      <w:r w:rsidR="00781C26">
        <w:rPr>
          <w:rFonts w:ascii="Arial" w:hAnsi="Arial" w:cs="Arial"/>
        </w:rPr>
        <w:t xml:space="preserve"> </w:t>
      </w:r>
      <w:sdt>
        <w:sdtPr>
          <w:rPr>
            <w:rFonts w:ascii="Arial" w:hAnsi="Arial" w:cs="Arial"/>
          </w:rPr>
          <w:tag w:val="MENDELEY_CITATION_v3_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"/>
          <w:id w:val="1267349374"/>
          <w:placeholder>
            <w:docPart w:val="DefaultPlaceholder_-1854013440"/>
          </w:placeholder>
        </w:sdtPr>
        <w:sdtEndPr/>
        <w:sdtContent>
          <w:r w:rsidR="006D57CC" w:rsidRPr="006D57CC">
            <w:rPr>
              <w:rFonts w:ascii="Arial" w:hAnsi="Arial" w:cs="Arial"/>
              <w:color w:val="000000"/>
            </w:rPr>
            <w:t>(Bratby, 2016; Yan et al., 2008)</w:t>
          </w:r>
        </w:sdtContent>
      </w:sdt>
      <w:r w:rsidR="00781C26" w:rsidRPr="00781C26">
        <w:rPr>
          <w:rFonts w:ascii="Arial" w:hAnsi="Arial" w:cs="Arial"/>
        </w:rPr>
        <w:t>.</w:t>
      </w:r>
      <w:r w:rsidR="0060329C">
        <w:rPr>
          <w:rFonts w:ascii="Arial" w:hAnsi="Arial" w:cs="Arial"/>
        </w:rPr>
        <w:t xml:space="preserve"> </w:t>
      </w:r>
      <w:r w:rsidR="007879FA" w:rsidRPr="007879FA">
        <w:rPr>
          <w:rFonts w:ascii="Arial" w:hAnsi="Arial" w:cs="Arial"/>
        </w:rPr>
        <w:t xml:space="preserve">Sin embargo, el empleo continuo de estos coagulantes inorgánicos presenta limitaciones operacionales y ambientales críticas: genera elevados volúmenes de lodos químicos voluminosos cuya gestión y disposición final representan costos significativos y riesgos ecotoxicológicos, </w:t>
      </w:r>
      <w:r w:rsidR="00847EE4">
        <w:rPr>
          <w:rFonts w:ascii="Arial" w:hAnsi="Arial" w:cs="Arial"/>
        </w:rPr>
        <w:t xml:space="preserve">modifica </w:t>
      </w:r>
      <w:r w:rsidR="007879FA" w:rsidRPr="007879FA">
        <w:rPr>
          <w:rFonts w:ascii="Arial" w:hAnsi="Arial" w:cs="Arial"/>
        </w:rPr>
        <w:t>el pH del agua tratada consumiendo alcalinidad natural</w:t>
      </w:r>
      <w:r w:rsidR="009C48C7">
        <w:rPr>
          <w:rFonts w:ascii="Arial" w:hAnsi="Arial" w:cs="Arial"/>
        </w:rPr>
        <w:t xml:space="preserve">, </w:t>
      </w:r>
      <w:r w:rsidR="007879FA" w:rsidRPr="007879FA">
        <w:rPr>
          <w:rFonts w:ascii="Arial" w:hAnsi="Arial" w:cs="Arial"/>
        </w:rPr>
        <w:t>exigiendo neutralización posterior</w:t>
      </w:r>
      <w:r w:rsidR="007879FA" w:rsidRPr="00A762C4">
        <w:rPr>
          <w:rFonts w:ascii="Arial" w:hAnsi="Arial" w:cs="Arial"/>
        </w:rPr>
        <w:t>,</w:t>
      </w:r>
      <w:r w:rsidR="00E6615B" w:rsidRPr="00A762C4">
        <w:rPr>
          <w:rFonts w:ascii="Arial" w:hAnsi="Arial" w:cs="Arial"/>
        </w:rPr>
        <w:t xml:space="preserve"> </w:t>
      </w:r>
      <w:r w:rsidR="00A762C4" w:rsidRPr="00A762C4">
        <w:rPr>
          <w:rFonts w:ascii="Arial" w:hAnsi="Arial" w:cs="Arial"/>
        </w:rPr>
        <w:t>y demanda un control estricto para cumplir con las normativas sanitarias sobre metales residuales en agua de consumo</w:t>
      </w:r>
      <w:r w:rsidR="007879FA" w:rsidRPr="007879FA">
        <w:rPr>
          <w:rFonts w:ascii="Arial" w:hAnsi="Arial" w:cs="Arial"/>
        </w:rPr>
        <w:t> </w:t>
      </w:r>
      <w:sdt>
        <w:sdtPr>
          <w:rPr>
            <w:rFonts w:ascii="Arial" w:hAnsi="Arial" w:cs="Arial"/>
            <w:color w:val="000000"/>
          </w:rPr>
          <w:tag w:val="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"/>
          <w:id w:val="-1956553940"/>
          <w:placeholder>
            <w:docPart w:val="DefaultPlaceholder_-1854013440"/>
          </w:placeholder>
        </w:sdtPr>
        <w:sdtEndPr/>
        <w:sdtContent>
          <w:r w:rsidR="006D57CC" w:rsidRPr="006D57CC">
            <w:rPr>
              <w:rFonts w:ascii="Arial" w:eastAsia="Times New Roman" w:hAnsi="Arial" w:cs="Arial"/>
              <w:color w:val="000000"/>
            </w:rPr>
            <w:t>(Ang &amp; Mohammad, 2020; Bratby, 2016; Flaten, 2001)</w:t>
          </w:r>
        </w:sdtContent>
      </w:sdt>
      <w:r w:rsidRPr="008529C7">
        <w:rPr>
          <w:rFonts w:ascii="Arial" w:hAnsi="Arial" w:cs="Arial"/>
        </w:rPr>
        <w:t xml:space="preserve">. </w:t>
      </w:r>
      <w:r w:rsidR="003F60E1" w:rsidRPr="003F60E1">
        <w:rPr>
          <w:rFonts w:ascii="Arial" w:hAnsi="Arial" w:cs="Arial"/>
        </w:rPr>
        <w:t>En este contexto, la investigación en biocoagulantes de origen vegetal representa una alternativa orientada a valorizar recursos renovables y reducir la huella ambiental del tratamiento</w:t>
      </w:r>
      <w:r w:rsidR="003F60E1">
        <w:rPr>
          <w:rFonts w:ascii="Arial" w:hAnsi="Arial" w:cs="Arial"/>
        </w:rPr>
        <w:t xml:space="preserve"> </w:t>
      </w:r>
      <w:sdt>
        <w:sdtPr>
          <w:rPr>
            <w:rFonts w:ascii="Arial" w:hAnsi="Arial" w:cs="Arial"/>
            <w:color w:val="000000"/>
          </w:rPr>
          <w:tag w:val="MENDELEY_CITATION_v3_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"/>
          <w:id w:val="-1635795234"/>
          <w:placeholder>
            <w:docPart w:val="DefaultPlaceholder_-1854013440"/>
          </w:placeholder>
        </w:sdtPr>
        <w:sdtEndPr/>
        <w:sdtContent>
          <w:r w:rsidR="006D57CC" w:rsidRPr="006D57CC">
            <w:rPr>
              <w:rFonts w:ascii="Arial" w:hAnsi="Arial" w:cs="Arial"/>
              <w:color w:val="000000"/>
            </w:rPr>
            <w:t>(Bedoya et al., 2024; Okoro et al., 2021)</w:t>
          </w:r>
        </w:sdtContent>
      </w:sdt>
      <w:r w:rsidRPr="008529C7">
        <w:rPr>
          <w:rFonts w:ascii="Arial" w:hAnsi="Arial" w:cs="Arial"/>
        </w:rPr>
        <w:t>.</w:t>
      </w:r>
    </w:p>
    <w:p w14:paraId="3E1076A0" w14:textId="3F6F6653" w:rsidR="001E0ADC" w:rsidRDefault="00C12E70" w:rsidP="00670240">
      <w:pPr>
        <w:rPr>
          <w:rFonts w:ascii="Arial" w:hAnsi="Arial" w:cs="Arial"/>
        </w:rPr>
      </w:pPr>
      <w:del w:id="1" w:author="Enzo Corte" w:date="2026-10-06T15:09:00Z" w16du:dateUtc="2026-10-06T18:09:00Z">
        <w:r w:rsidRPr="00C12E70" w:rsidDel="009112BA">
          <w:rPr>
            <w:rFonts w:ascii="Arial" w:hAnsi="Arial" w:cs="Arial"/>
          </w:rPr>
          <w:delText xml:space="preserve">Entre los polisacáridos naturales estudiados, el mucílago extraído de los cladodios de </w:delText>
        </w:r>
        <w:r w:rsidRPr="00C12E70" w:rsidDel="009112BA">
          <w:rPr>
            <w:rFonts w:ascii="Arial" w:hAnsi="Arial" w:cs="Arial"/>
            <w:i/>
            <w:iCs/>
          </w:rPr>
          <w:delText>Opuntia ficus-indica</w:delText>
        </w:r>
        <w:r w:rsidRPr="00C12E70" w:rsidDel="009112BA">
          <w:rPr>
            <w:rFonts w:ascii="Arial" w:hAnsi="Arial" w:cs="Arial"/>
          </w:rPr>
          <w:delText xml:space="preserve"> ha recibido una atención considerable en los últimos años debido a sus propiedades coagulantes, su bajo costo de obtención y su potencial aplicación en procesos sostenibles de tratamiento de aguas.</w:delText>
        </w:r>
        <w:r w:rsidR="00523C8F" w:rsidRPr="008529C7" w:rsidDel="009112BA">
          <w:rPr>
            <w:rFonts w:ascii="Arial" w:hAnsi="Arial" w:cs="Arial"/>
          </w:rPr>
          <w:delText xml:space="preserve"> </w:delText>
        </w:r>
      </w:del>
      <w:customXmlDelRangeStart w:id="2" w:author="Enzo Corte" w:date="2026-10-06T15:09:00Z"/>
      <w:sdt>
        <w:sdtPr>
          <w:rPr>
            <w:rFonts w:ascii="Arial" w:hAnsi="Arial" w:cs="Arial"/>
            <w:color w:val="000000"/>
          </w:rPr>
          <w:tag w:val="MENDELEY_CITATION_v3_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"/>
          <w:id w:val="1505246599"/>
          <w:placeholder>
            <w:docPart w:val="DefaultPlaceholder_-1854013440"/>
          </w:placeholder>
        </w:sdtPr>
        <w:sdtEndPr/>
        <w:sdtContent>
          <w:customXmlDelRangeEnd w:id="2"/>
          <w:r w:rsidR="006D57CC" w:rsidRPr="006D57CC">
            <w:rPr>
              <w:rFonts w:ascii="Arial" w:eastAsia="Times New Roman" w:hAnsi="Arial" w:cs="Arial"/>
              <w:color w:val="000000"/>
            </w:rPr>
            <w:t>(Almazán &amp; Romero, 2018; Younga et al., 2006; Zhang et al., 2006)</w:t>
          </w:r>
          <w:customXmlDelRangeStart w:id="3" w:author="Enzo Corte" w:date="2026-10-06T15:09:00Z"/>
        </w:sdtContent>
      </w:sdt>
      <w:customXmlDelRangeEnd w:id="3"/>
      <w:del w:id="4" w:author="Enzo Corte" w:date="2026-10-06T15:09:00Z" w16du:dateUtc="2026-10-06T18:09:00Z">
        <w:r w:rsidR="00B1168A" w:rsidRPr="008529C7" w:rsidDel="009112BA">
          <w:rPr>
            <w:rFonts w:ascii="Arial" w:hAnsi="Arial" w:cs="Arial"/>
          </w:rPr>
          <w:delText xml:space="preserve">. Su estructura macromolecular, rica en ácido poligalacturónico y ramnosa, ofrece una densidad de sitios activos aniónicos que promueven la adsorción y la consecuente formación de puentes poliméricos interparticulares, configurando un aglomerante natural efectivo para la materia en </w:delText>
        </w:r>
        <w:r w:rsidR="00625ED5" w:rsidRPr="008529C7" w:rsidDel="009112BA">
          <w:rPr>
            <w:rFonts w:ascii="Arial" w:hAnsi="Arial" w:cs="Arial"/>
          </w:rPr>
          <w:delText>suspensión</w:delText>
        </w:r>
        <w:r w:rsidR="002838FB" w:rsidRPr="008529C7" w:rsidDel="009112BA">
          <w:rPr>
            <w:rFonts w:ascii="Arial" w:hAnsi="Arial" w:cs="Arial"/>
          </w:rPr>
          <w:delText xml:space="preserve"> </w:delText>
        </w:r>
      </w:del>
      <w:ins w:id="5" w:author="Enzo Corte" w:date="2026-10-06T15:09:00Z" w16du:dateUtc="2026-10-06T18:09:00Z">
        <w:r w:rsidR="009112BA" w:rsidRPr="005C49CF">
          <w:rPr>
            <w:rFonts w:ascii="Arial" w:hAnsi="Arial" w:cs="Arial"/>
          </w:rPr>
          <w:t>Los biocoagulantes vegetales (compuestos principalmente por polisacáridos o proteínas de origen natural) operan mediante mecanismos de neutralización de carga y formación de puentes poliméricos interparticulares (</w:t>
        </w:r>
        <w:r w:rsidR="009112BA" w:rsidRPr="005C49CF">
          <w:rPr>
            <w:rFonts w:ascii="Arial" w:hAnsi="Arial" w:cs="Arial"/>
            <w:i/>
            <w:iCs/>
          </w:rPr>
          <w:t>polymer bridging</w:t>
        </w:r>
        <w:r w:rsidR="009112BA" w:rsidRPr="005C49CF">
          <w:rPr>
            <w:rFonts w:ascii="Arial" w:hAnsi="Arial" w:cs="Arial"/>
          </w:rPr>
          <w:t xml:space="preserve">) </w:t>
        </w:r>
      </w:ins>
      <w:sdt>
        <w:sdtPr>
          <w:rPr>
            <w:rFonts w:ascii="Arial" w:hAnsi="Arial" w:cs="Arial"/>
            <w:color w:val="000000"/>
          </w:rPr>
          <w:tag w:val="MENDELEY_CITATION_v3_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"/>
          <w:id w:val="-2098775190"/>
          <w:placeholder>
            <w:docPart w:val="DefaultPlaceholder_-1854013440"/>
          </w:placeholder>
        </w:sdtPr>
        <w:sdtEndPr/>
        <w:sdtContent>
          <w:r w:rsidR="006D57CC" w:rsidRPr="006D57CC">
            <w:rPr>
              <w:rFonts w:ascii="Arial" w:eastAsia="Times New Roman" w:hAnsi="Arial" w:cs="Arial"/>
              <w:color w:val="000000"/>
            </w:rPr>
            <w:t>(Goycoolea &amp; Cardenas, 2003; Miller et al., 2008)</w:t>
          </w:r>
        </w:sdtContent>
      </w:sdt>
      <w:r w:rsidR="00B1168A" w:rsidRPr="008529C7">
        <w:rPr>
          <w:rFonts w:ascii="Arial" w:hAnsi="Arial" w:cs="Arial"/>
        </w:rPr>
        <w:t xml:space="preserve">. </w:t>
      </w:r>
      <w:r w:rsidR="008148BB" w:rsidRPr="005962B3">
        <w:rPr>
          <w:rFonts w:ascii="Arial" w:hAnsi="Arial" w:cs="Arial"/>
        </w:rPr>
        <w:t>No obstante,</w:t>
      </w:r>
      <w:r w:rsidR="008148BB">
        <w:rPr>
          <w:rFonts w:ascii="Arial" w:hAnsi="Arial" w:cs="Arial"/>
        </w:rPr>
        <w:t xml:space="preserve"> </w:t>
      </w:r>
      <w:r w:rsidR="008148BB" w:rsidRPr="005962B3">
        <w:rPr>
          <w:rFonts w:ascii="Arial" w:hAnsi="Arial" w:cs="Arial"/>
        </w:rPr>
        <w:t xml:space="preserve">en comparación con los coagulantes convencionales, los </w:t>
      </w:r>
      <w:r w:rsidR="00F60A00">
        <w:rPr>
          <w:rFonts w:ascii="Arial" w:hAnsi="Arial" w:cs="Arial"/>
        </w:rPr>
        <w:t>clarificantes naturales</w:t>
      </w:r>
      <w:r w:rsidR="008148BB" w:rsidRPr="005962B3">
        <w:rPr>
          <w:rFonts w:ascii="Arial" w:hAnsi="Arial" w:cs="Arial"/>
        </w:rPr>
        <w:t xml:space="preserve"> presentan ciertas limitaciones para su implementación a gran escala</w:t>
      </w:r>
      <w:r w:rsidR="006663F2">
        <w:rPr>
          <w:rFonts w:ascii="Arial" w:hAnsi="Arial" w:cs="Arial"/>
        </w:rPr>
        <w:t>.</w:t>
      </w:r>
      <w:r w:rsidR="002D573C">
        <w:rPr>
          <w:rFonts w:ascii="Arial" w:hAnsi="Arial" w:cs="Arial"/>
        </w:rPr>
        <w:t xml:space="preserve"> </w:t>
      </w:r>
      <w:r w:rsidR="000C6765" w:rsidRPr="005962B3">
        <w:rPr>
          <w:rFonts w:ascii="Arial" w:hAnsi="Arial" w:cs="Arial"/>
        </w:rPr>
        <w:t>En</w:t>
      </w:r>
      <w:r w:rsidR="002D573C">
        <w:rPr>
          <w:rFonts w:ascii="Arial" w:hAnsi="Arial" w:cs="Arial"/>
        </w:rPr>
        <w:t xml:space="preserve"> </w:t>
      </w:r>
      <w:r w:rsidR="000C6765" w:rsidRPr="005962B3">
        <w:rPr>
          <w:rFonts w:ascii="Arial" w:hAnsi="Arial" w:cs="Arial"/>
        </w:rPr>
        <w:t>particular,</w:t>
      </w:r>
      <w:r w:rsidR="002D573C">
        <w:rPr>
          <w:rFonts w:ascii="Arial" w:hAnsi="Arial" w:cs="Arial"/>
        </w:rPr>
        <w:t xml:space="preserve"> </w:t>
      </w:r>
      <w:r w:rsidR="000C6765" w:rsidRPr="005962B3">
        <w:rPr>
          <w:rFonts w:ascii="Arial" w:hAnsi="Arial" w:cs="Arial"/>
        </w:rPr>
        <w:t>su aplicación suele requerir dosis más elevadas que las empleadas con alumbre</w:t>
      </w:r>
      <w:r w:rsidR="00B1168A" w:rsidRPr="008529C7">
        <w:rPr>
          <w:rFonts w:ascii="Arial" w:hAnsi="Arial" w:cs="Arial"/>
        </w:rPr>
        <w:t xml:space="preserve"> </w:t>
      </w:r>
      <w:sdt>
        <w:sdtPr>
          <w:rPr>
            <w:rFonts w:ascii="Arial" w:hAnsi="Arial" w:cs="Arial"/>
            <w:color w:val="000000"/>
          </w:rPr>
          <w:tag w:val="MENDELEY_CITATION_v3_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"/>
          <w:id w:val="1541168798"/>
          <w:placeholder>
            <w:docPart w:val="DefaultPlaceholder_-1854013440"/>
          </w:placeholder>
        </w:sdtPr>
        <w:sdtEndPr/>
        <w:sdtContent>
          <w:r w:rsidR="006D57CC" w:rsidRPr="006D57CC">
            <w:rPr>
              <w:rFonts w:ascii="Arial" w:hAnsi="Arial" w:cs="Arial"/>
              <w:color w:val="000000"/>
            </w:rPr>
            <w:t>(Gandiwa et al., 2020)</w:t>
          </w:r>
        </w:sdtContent>
      </w:sdt>
      <w:r w:rsidR="001432EC" w:rsidRPr="008529C7">
        <w:rPr>
          <w:rFonts w:ascii="Arial" w:hAnsi="Arial" w:cs="Arial"/>
          <w:color w:val="000000"/>
        </w:rPr>
        <w:t xml:space="preserve"> </w:t>
      </w:r>
      <w:r w:rsidR="000C6765" w:rsidRPr="005962B3">
        <w:rPr>
          <w:rFonts w:ascii="Arial" w:hAnsi="Arial" w:cs="Arial"/>
        </w:rPr>
        <w:t xml:space="preserve">lo que puede aumentar la Demanda Química de Oxígeno (DQO) </w:t>
      </w:r>
      <w:commentRangeStart w:id="6"/>
      <w:commentRangeStart w:id="7"/>
      <w:r w:rsidR="000C6765" w:rsidRPr="005962B3">
        <w:rPr>
          <w:rFonts w:ascii="Arial" w:hAnsi="Arial" w:cs="Arial"/>
        </w:rPr>
        <w:t>y</w:t>
      </w:r>
      <w:commentRangeEnd w:id="6"/>
      <w:r w:rsidR="005B5DBE" w:rsidRPr="005962B3">
        <w:rPr>
          <w:rStyle w:val="Refdecomentario"/>
          <w:rFonts w:ascii="Arial" w:hAnsi="Arial" w:cs="Arial"/>
          <w:sz w:val="22"/>
          <w:szCs w:val="22"/>
        </w:rPr>
        <w:commentReference w:id="6"/>
      </w:r>
      <w:commentRangeEnd w:id="7"/>
      <w:r w:rsidR="006E406C" w:rsidRPr="005962B3">
        <w:rPr>
          <w:rStyle w:val="Refdecomentario"/>
          <w:rFonts w:ascii="Arial" w:hAnsi="Arial" w:cs="Arial"/>
          <w:sz w:val="22"/>
          <w:szCs w:val="22"/>
        </w:rPr>
        <w:commentReference w:id="7"/>
      </w:r>
      <w:r w:rsidR="000C6765" w:rsidRPr="005962B3">
        <w:rPr>
          <w:rFonts w:ascii="Arial" w:hAnsi="Arial" w:cs="Arial"/>
        </w:rPr>
        <w:t xml:space="preserve"> la carga orgánica residual del agua tratada, favoreciendo potencialmente fenómenos de reestabilización </w:t>
      </w:r>
      <w:r w:rsidR="00CE788C">
        <w:rPr>
          <w:rFonts w:ascii="Arial" w:hAnsi="Arial" w:cs="Arial"/>
        </w:rPr>
        <w:t>colloidal ante escenarios de sobre</w:t>
      </w:r>
      <w:r w:rsidR="00AF2927">
        <w:rPr>
          <w:rFonts w:ascii="Arial" w:hAnsi="Arial" w:cs="Arial"/>
        </w:rPr>
        <w:t xml:space="preserve">dosificación </w:t>
      </w:r>
      <w:sdt>
        <w:sdtPr>
          <w:rPr>
            <w:rFonts w:ascii="Arial" w:hAnsi="Arial" w:cs="Arial"/>
            <w:color w:val="000000"/>
          </w:rPr>
          <w:tag w:val="MENDELEY_CITATION_v3_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"/>
          <w:id w:val="-418094526"/>
          <w:placeholder>
            <w:docPart w:val="DefaultPlaceholder_-1854013440"/>
          </w:placeholder>
        </w:sdtPr>
        <w:sdtEndPr/>
        <w:sdtContent>
          <w:r w:rsidR="006D57CC" w:rsidRPr="006D57CC">
            <w:rPr>
              <w:rFonts w:ascii="Arial" w:eastAsia="Times New Roman" w:hAnsi="Arial" w:cs="Arial"/>
              <w:color w:val="000000"/>
            </w:rPr>
            <w:t>(Frumento &amp; Ţălu, 2026; Subramanian &amp; Rakshit, 2016)</w:t>
          </w:r>
        </w:sdtContent>
      </w:sdt>
      <w:r w:rsidR="00B1168A" w:rsidRPr="008529C7">
        <w:rPr>
          <w:rFonts w:ascii="Arial" w:hAnsi="Arial" w:cs="Arial"/>
        </w:rPr>
        <w:t>.</w:t>
      </w:r>
    </w:p>
    <w:p w14:paraId="76F387D8" w14:textId="5EA19EB1" w:rsidR="00133011" w:rsidRPr="009E4379" w:rsidRDefault="00157857" w:rsidP="00670240">
      <w:commentRangeStart w:id="8"/>
      <w:r w:rsidRPr="00157857">
        <w:rPr>
          <w:rFonts w:ascii="Arial" w:hAnsi="Arial" w:cs="Arial"/>
        </w:rPr>
        <w:t>Más allá de los mecanismos fisicoquímicos descritos en condiciones controladas de laboratorio, la transferencia de biocoagulantes naturales hacia aplicaciones prácticas permanece limitada por una marcada fragmentación metodológica en bajos niveles de madurez tecnológica</w:t>
      </w:r>
      <w:r w:rsidR="00010970">
        <w:rPr>
          <w:rFonts w:ascii="Arial" w:hAnsi="Arial" w:cs="Arial"/>
        </w:rPr>
        <w:t xml:space="preserve"> </w:t>
      </w:r>
      <w:sdt>
        <w:sdtPr>
          <w:rPr>
            <w:rFonts w:ascii="Arial" w:hAnsi="Arial" w:cs="Arial"/>
            <w:color w:val="000000"/>
          </w:rPr>
          <w:tag w:val="MENDELEY_CITATION_v3_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"/>
          <w:id w:val="-1693368882"/>
          <w:placeholder>
            <w:docPart w:val="DefaultPlaceholder_-1854013440"/>
          </w:placeholder>
        </w:sdtPr>
        <w:sdtEndPr/>
        <w:sdtContent>
          <w:r w:rsidR="006D57CC" w:rsidRPr="006D57CC">
            <w:rPr>
              <w:rFonts w:ascii="Arial" w:eastAsia="Times New Roman" w:hAnsi="Arial" w:cs="Arial"/>
              <w:color w:val="000000"/>
            </w:rPr>
            <w:t>(Ang &amp; Mohammad, 2020; Koul et al., 2022)</w:t>
          </w:r>
        </w:sdtContent>
      </w:sdt>
      <w:r w:rsidR="00B05F68">
        <w:rPr>
          <w:rFonts w:ascii="Arial" w:hAnsi="Arial" w:cs="Arial"/>
          <w:color w:val="000000"/>
        </w:rPr>
        <w:t xml:space="preserve">. </w:t>
      </w:r>
      <w:r w:rsidR="00E852CF" w:rsidRPr="00E852CF">
        <w:rPr>
          <w:rFonts w:ascii="Arial" w:hAnsi="Arial" w:cs="Arial"/>
        </w:rPr>
        <w:t>Revisiones</w:t>
      </w:r>
      <w:r w:rsidR="000F0315">
        <w:rPr>
          <w:rFonts w:ascii="Arial" w:hAnsi="Arial" w:cs="Arial"/>
        </w:rPr>
        <w:t xml:space="preserve"> especializadas</w:t>
      </w:r>
      <w:r w:rsidR="00E852CF" w:rsidRPr="00E852CF">
        <w:rPr>
          <w:rFonts w:ascii="Arial" w:hAnsi="Arial" w:cs="Arial"/>
        </w:rPr>
        <w:t xml:space="preserve"> coinciden en que la investigación acumulada se ha concentrado predominantemente en ensayos estáticos de jarras para catalogar la remoción inicial de </w:t>
      </w:r>
      <w:r w:rsidR="00E852CF" w:rsidRPr="00E852CF">
        <w:rPr>
          <w:rFonts w:ascii="Arial" w:hAnsi="Arial" w:cs="Arial"/>
        </w:rPr>
        <w:lastRenderedPageBreak/>
        <w:t>especies botánicas individuales, desatendiendo cuellos de botella operacionales decisivos para su escalado</w:t>
      </w:r>
      <w:r w:rsidR="00733375">
        <w:rPr>
          <w:rFonts w:ascii="Arial" w:hAnsi="Arial" w:cs="Arial"/>
        </w:rPr>
        <w:t xml:space="preserve"> </w:t>
      </w:r>
      <w:sdt>
        <w:sdtPr>
          <w:rPr>
            <w:rFonts w:ascii="Arial" w:hAnsi="Arial" w:cs="Arial"/>
          </w:rPr>
          <w:tag w:val="MENDELEY_CITATION_v3_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"/>
          <w:id w:val="623742259"/>
          <w:placeholder>
            <w:docPart w:val="DefaultPlaceholder_-1854013440"/>
          </w:placeholder>
        </w:sdtPr>
        <w:sdtEndPr/>
        <w:sdtContent>
          <w:r w:rsidR="006D57CC" w:rsidRPr="006D57CC">
            <w:rPr>
              <w:rFonts w:ascii="Arial" w:hAnsi="Arial" w:cs="Arial"/>
              <w:color w:val="000000"/>
            </w:rPr>
            <w:t>(Kurniawan et al., 2023)</w:t>
          </w:r>
        </w:sdtContent>
      </w:sdt>
      <w:r w:rsidR="00A94A4F">
        <w:rPr>
          <w:rFonts w:ascii="Arial" w:hAnsi="Arial" w:cs="Arial"/>
        </w:rPr>
        <w:t>,</w:t>
      </w:r>
      <w:r w:rsidR="00A94A4F" w:rsidRPr="00A94A4F">
        <w:t xml:space="preserve"> </w:t>
      </w:r>
      <w:r w:rsidR="00A94A4F" w:rsidRPr="00A94A4F">
        <w:rPr>
          <w:rFonts w:ascii="Arial" w:hAnsi="Arial" w:cs="Arial"/>
        </w:rPr>
        <w:t>tales como la rápida pérdida de actividad en extractos acuosos</w:t>
      </w:r>
      <w:r w:rsidR="00363E40">
        <w:rPr>
          <w:rFonts w:ascii="Arial" w:hAnsi="Arial" w:cs="Arial"/>
        </w:rPr>
        <w:t xml:space="preserve"> </w:t>
      </w:r>
      <w:sdt>
        <w:sdtPr>
          <w:rPr>
            <w:rFonts w:ascii="Arial" w:hAnsi="Arial" w:cs="Arial"/>
          </w:rPr>
          <w:tag w:val="MENDELEY_CITATION_v3_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"/>
          <w:id w:val="-441389632"/>
          <w:placeholder>
            <w:docPart w:val="DefaultPlaceholder_-1854013440"/>
          </w:placeholder>
        </w:sdtPr>
        <w:sdtEndPr/>
        <w:sdtContent>
          <w:r w:rsidR="006D57CC" w:rsidRPr="006D57CC">
            <w:rPr>
              <w:rFonts w:ascii="Arial" w:hAnsi="Arial" w:cs="Arial"/>
              <w:color w:val="000000"/>
            </w:rPr>
            <w:t>(Katayon et al., 2006)</w:t>
          </w:r>
        </w:sdtContent>
      </w:sdt>
      <w:r w:rsidR="00A94A4F" w:rsidRPr="00A94A4F">
        <w:rPr>
          <w:rFonts w:ascii="Arial" w:hAnsi="Arial" w:cs="Arial"/>
        </w:rPr>
        <w:t>, la retención de la capacidad clarificante durante el almacenamiento poscosecha de la biomasa</w:t>
      </w:r>
      <w:r w:rsidR="00A94A4F">
        <w:rPr>
          <w:rFonts w:ascii="Arial" w:hAnsi="Arial" w:cs="Arial"/>
        </w:rPr>
        <w:t xml:space="preserve"> </w:t>
      </w:r>
      <w:sdt>
        <w:sdtPr>
          <w:tag w:val="MENDELEY_CITATION_v3_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"/>
          <w:id w:val="-1427563481"/>
          <w:placeholder>
            <w:docPart w:val="9E88C284537B4D47A50493544B12AAAD"/>
          </w:placeholder>
        </w:sdtPr>
        <w:sdtEndPr/>
        <w:sdtContent>
          <w:r w:rsidR="006D57CC" w:rsidRPr="006D57CC">
            <w:rPr>
              <w:rFonts w:ascii="Arial" w:hAnsi="Arial" w:cs="Arial"/>
              <w:color w:val="000000"/>
            </w:rPr>
            <w:t>(Meftah et al., 2025)</w:t>
          </w:r>
        </w:sdtContent>
      </w:sdt>
      <w:r w:rsidR="00C429FD" w:rsidRPr="00C429FD">
        <w:t>, y la ausencia de protocolos estandarizados para su extracción, purificación y estabilización en estado sólido mediante polvos secos</w:t>
      </w:r>
      <w:r w:rsidR="003448B0">
        <w:t xml:space="preserve"> reproducibles</w:t>
      </w:r>
      <w:r w:rsidR="00686C98" w:rsidRPr="009E4379">
        <w:t xml:space="preserve"> </w:t>
      </w:r>
      <w:sdt>
        <w:sdtPr>
          <w:rPr>
            <w:rFonts w:ascii="Arial" w:hAnsi="Arial" w:cs="Arial"/>
            <w:color w:val="000000"/>
          </w:rPr>
          <w:tag w:val="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"/>
          <w:id w:val="1582023835"/>
          <w:placeholder>
            <w:docPart w:val="9E88C284537B4D47A50493544B12AAAD"/>
          </w:placeholder>
        </w:sdtPr>
        <w:sdtEndPr/>
        <w:sdtContent>
          <w:r w:rsidR="006D57CC" w:rsidRPr="006D57CC">
            <w:rPr>
              <w:rFonts w:ascii="Arial" w:eastAsia="Times New Roman" w:hAnsi="Arial" w:cs="Arial"/>
              <w:color w:val="000000"/>
            </w:rPr>
            <w:t>(Kotb et al., 2025; Teferi &amp; Kassa, 2025)</w:t>
          </w:r>
        </w:sdtContent>
      </w:sdt>
      <w:r w:rsidR="00693599" w:rsidRPr="009E4379">
        <w:t xml:space="preserve">. </w:t>
      </w:r>
      <w:r w:rsidR="00D54AF5" w:rsidRPr="00D54AF5">
        <w:t>Frente a este escenario, aunque la Metodología de Superficie de Respuesta (RSM) continúa siendo una de las herramientas predominantes para la optimización de procesos en ingeniería del agua</w:t>
      </w:r>
      <w:r w:rsidR="00D54AF5">
        <w:t xml:space="preserve"> </w:t>
      </w:r>
      <w:sdt>
        <w:sdtPr>
          <w:tag w:val="MENDELEY_CITATION_v3_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"/>
          <w:id w:val="-1335994646"/>
          <w:placeholder>
            <w:docPart w:val="DefaultPlaceholder_-1854013440"/>
          </w:placeholder>
        </w:sdtPr>
        <w:sdtEndPr/>
        <w:sdtContent>
          <w:r w:rsidR="006D57CC" w:rsidRPr="006D57CC">
            <w:rPr>
              <w:rFonts w:ascii="Arial" w:hAnsi="Arial" w:cs="Arial"/>
              <w:color w:val="000000"/>
            </w:rPr>
            <w:t>(Choque-Quispe et al., 2026)</w:t>
          </w:r>
        </w:sdtContent>
      </w:sdt>
      <w:r w:rsidR="00F77058">
        <w:t>,</w:t>
      </w:r>
      <w:r w:rsidR="009744AE" w:rsidRPr="009E4379">
        <w:t xml:space="preserve"> </w:t>
      </w:r>
      <w:r w:rsidR="00E41C3D" w:rsidRPr="00E41C3D">
        <w:t>la aplicación concurrente de algoritmos de aprendizaje automático (</w:t>
      </w:r>
      <w:r w:rsidR="00E41C3D" w:rsidRPr="00E41C3D">
        <w:rPr>
          <w:i/>
          <w:iCs/>
        </w:rPr>
        <w:t>Machine Learning</w:t>
      </w:r>
      <w:r w:rsidR="00E41C3D" w:rsidRPr="00E41C3D">
        <w:t>) para inferencias predictivas constituye una línea emergente con elevado potencial para el modelado de sistemas complejos</w:t>
      </w:r>
      <w:r w:rsidR="00D918B8" w:rsidRPr="009E4379">
        <w:t xml:space="preserve"> </w:t>
      </w:r>
      <w:sdt>
        <w:sdtPr>
          <w:tag w:val="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"/>
          <w:id w:val="-1373386073"/>
          <w:placeholder>
            <w:docPart w:val="DefaultPlaceholder_-1854013440"/>
          </w:placeholder>
        </w:sdtPr>
        <w:sdtEndPr/>
        <w:sdtContent>
          <w:r w:rsidR="004A4E44" w:rsidRPr="004A4E44">
            <w:rPr>
              <w:rFonts w:ascii="Arial" w:hAnsi="Arial" w:cs="Arial"/>
              <w:color w:val="000000"/>
            </w:rPr>
            <w:t>(El-taweel et al., 2023; Moussouni et al., 2026)</w:t>
          </w:r>
        </w:sdtContent>
      </w:sdt>
      <w:r w:rsidR="0009305E">
        <w:t>.</w:t>
      </w:r>
      <w:r w:rsidR="00B445D1" w:rsidRPr="009E4379">
        <w:t xml:space="preserve"> </w:t>
      </w:r>
      <w:r w:rsidR="00D47C53" w:rsidRPr="00D47C53">
        <w:t>La implementación conjunta de estas herramientas analíticas permite identificar combinaciones operativas óptimas, anticipar escenarios limitantes y mejorar la capacidad predictiva del tratamiento, contribuyendo a reducir la carga experimental y a evaluar la robustez del biocoagulante frente a matrices acuosas crudas de composición variable.</w:t>
      </w:r>
      <w:commentRangeEnd w:id="8"/>
      <w:r w:rsidR="005B5DBE" w:rsidRPr="009E4379">
        <w:rPr>
          <w:rStyle w:val="Refdecomentario"/>
          <w:sz w:val="22"/>
          <w:szCs w:val="22"/>
        </w:rPr>
        <w:commentReference w:id="8"/>
      </w:r>
    </w:p>
    <w:p w14:paraId="0E1A917F" w14:textId="3A4F1AFB" w:rsidR="005962B3" w:rsidRPr="005962B3" w:rsidDel="002A6057" w:rsidRDefault="005962B3" w:rsidP="005962B3">
      <w:pPr>
        <w:rPr>
          <w:del w:id="9" w:author="Enzo Corte" w:date="2026-10-06T15:37:00Z" w16du:dateUtc="2026-10-06T18:37:00Z"/>
          <w:rFonts w:ascii="Arial" w:hAnsi="Arial" w:cs="Arial"/>
        </w:rPr>
      </w:pPr>
      <w:del w:id="10" w:author="Enzo Corte" w:date="2026-10-06T15:37:00Z" w16du:dateUtc="2026-10-06T18:37:00Z">
        <w:r w:rsidRPr="005962B3" w:rsidDel="002A6057">
          <w:rPr>
            <w:rFonts w:ascii="Arial" w:hAnsi="Arial" w:cs="Arial"/>
          </w:rPr>
          <w:delText>No obstante,</w:delText>
        </w:r>
        <w:r w:rsidR="00F1661C" w:rsidDel="002A6057">
          <w:rPr>
            <w:rFonts w:ascii="Arial" w:hAnsi="Arial" w:cs="Arial"/>
          </w:rPr>
          <w:delText xml:space="preserve"> </w:delText>
        </w:r>
        <w:r w:rsidRPr="005962B3" w:rsidDel="002A6057">
          <w:rPr>
            <w:rFonts w:ascii="Arial" w:hAnsi="Arial" w:cs="Arial"/>
          </w:rPr>
          <w:delText>en comparación con los coagulantes convencionales, los biocoagulantes presentan ciertas limitaciones para su implementación a gran escala. En particular, su aplicación suele requerir dosis más elevadas que las empleadas con alumbre (Gandiwa et al., 2020), lo que puede aumentar la Demanda Química de Oxígeno (DQO) y la carga orgánica residual del agua tratada, favoreciendo potencialmente fenómenos de reestabilización coloidal (Frumento &amp; Ţălu, 2026; Subramanian &amp; Rakshit, 2016).</w:delText>
        </w:r>
      </w:del>
    </w:p>
    <w:p w14:paraId="668F8F42" w14:textId="4EBEB608" w:rsidR="005962B3" w:rsidRDefault="005962B3" w:rsidP="005962B3">
      <w:pPr>
        <w:rPr>
          <w:rFonts w:ascii="Arial" w:hAnsi="Arial" w:cs="Arial"/>
        </w:rPr>
      </w:pPr>
      <w:del w:id="11" w:author="Enzo Corte" w:date="2026-10-06T15:37:00Z" w16du:dateUtc="2026-10-06T18:37:00Z">
        <w:r w:rsidRPr="005962B3" w:rsidDel="002A6057">
          <w:rPr>
            <w:rFonts w:ascii="Arial" w:hAnsi="Arial" w:cs="Arial"/>
          </w:rPr>
          <w:delText>En consecuencia, la transferencia de esta tecnología desde el laboratorio hacia plantas de potabilización continúa enfrentando importantes desafíos operacionales. Entre los más relevantes se encuentran: (i) la variabilidad biológica y fisicoquímica del mucílago fresco durante su cosecha, almacenamiento y acondicionamiento; (ii) la ausencia de protocolos estandarizados para su extracción, purificación y procesamiento, particularmente en lo referente al empleo de métodos húmedos y secos (Kotb et al., 2025b; Teferi &amp; Kassa, 2025); y (iii) la incertidumbre asociada a su desempeño frente a</w:delText>
        </w:r>
        <w:r w:rsidR="00F1661C" w:rsidDel="002A6057">
          <w:rPr>
            <w:rFonts w:ascii="Arial" w:hAnsi="Arial" w:cs="Arial"/>
          </w:rPr>
          <w:delText xml:space="preserve"> diferentes</w:delText>
        </w:r>
        <w:r w:rsidRPr="005962B3" w:rsidDel="002A6057">
          <w:rPr>
            <w:rFonts w:ascii="Arial" w:hAnsi="Arial" w:cs="Arial"/>
          </w:rPr>
          <w:delText xml:space="preserve"> matrices acuosas con características fisicoquímicas variables (Meftah et al., 2025; Othmani et al., 2024).</w:delText>
        </w:r>
      </w:del>
    </w:p>
    <w:p w14:paraId="3D039B2D" w14:textId="03AA4FCD" w:rsidR="00A11AE0" w:rsidDel="00E041B6" w:rsidRDefault="00A11AE0" w:rsidP="00670240">
      <w:pPr>
        <w:rPr>
          <w:del w:id="12" w:author="Enzo Corte" w:date="2026-10-07T12:39:00Z" w16du:dateUtc="2026-10-07T15:39:00Z"/>
          <w:rFonts w:ascii="Arial" w:hAnsi="Arial" w:cs="Arial"/>
        </w:rPr>
      </w:pPr>
      <w:del w:id="13" w:author="Enzo Corte" w:date="2026-10-07T12:39:00Z" w16du:dateUtc="2026-10-07T15:39:00Z">
        <w:r w:rsidRPr="00A11AE0" w:rsidDel="00E041B6">
          <w:rPr>
            <w:rFonts w:ascii="Arial" w:hAnsi="Arial" w:cs="Arial"/>
          </w:rPr>
          <w:delText xml:space="preserve">Aunque diversos estudios han demostrado la eficacia del mucílago de Opuntia ficus-indica en el tratamiento de efluentes industriales y aguas superficiales reales, una parte significativa de la literatura se ha centrado en sistemas modelo operados bajo condiciones controladas, con el objetivo de comprender los mecanismos fundamentales de coagulación y floculación. Si bien este enfoque resulta indispensable en las etapas iniciales de investigación, numerosos trabajos omiten aspectos críticos asociados a la transferencia tecnológica, tales como la vida útil del biocoagulante y </w:delText>
        </w:r>
        <w:commentRangeStart w:id="14"/>
        <w:r w:rsidRPr="00A11AE0" w:rsidDel="00E041B6">
          <w:rPr>
            <w:rFonts w:ascii="Arial" w:hAnsi="Arial" w:cs="Arial"/>
          </w:rPr>
          <w:delText>la retención de su capacidad clarificante</w:delText>
        </w:r>
        <w:commentRangeEnd w:id="14"/>
        <w:r w:rsidR="005B5DBE" w:rsidRPr="00A11AE0" w:rsidDel="00E041B6">
          <w:rPr>
            <w:rStyle w:val="Refdecomentario"/>
            <w:rFonts w:ascii="Arial" w:hAnsi="Arial" w:cs="Arial"/>
            <w:sz w:val="22"/>
            <w:szCs w:val="22"/>
          </w:rPr>
          <w:commentReference w:id="14"/>
        </w:r>
        <w:r w:rsidRPr="00A11AE0" w:rsidDel="00E041B6">
          <w:rPr>
            <w:rFonts w:ascii="Arial" w:hAnsi="Arial" w:cs="Arial"/>
          </w:rPr>
          <w:delText xml:space="preserve"> durante el almacenamiento poscosecha</w:delText>
        </w:r>
        <w:r w:rsidR="00625358" w:rsidRPr="008529C7" w:rsidDel="00E041B6">
          <w:rPr>
            <w:rFonts w:ascii="Arial" w:hAnsi="Arial" w:cs="Arial"/>
          </w:rPr>
          <w:delText xml:space="preserve"> </w:delText>
        </w:r>
      </w:del>
      <w:customXmlDelRangeStart w:id="15" w:author="Enzo Corte" w:date="2026-10-07T12:39:00Z"/>
      <w:sdt>
        <w:sdtPr>
          <w:rPr>
            <w:rFonts w:ascii="Arial" w:hAnsi="Arial" w:cs="Arial"/>
            <w:color w:val="000000"/>
          </w:rPr>
          <w:tag w:val="MENDELEY_CITATION_v3_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"/>
          <w:id w:val="1068701601"/>
          <w:placeholder>
            <w:docPart w:val="DefaultPlaceholder_-1854013440"/>
          </w:placeholder>
        </w:sdtPr>
        <w:sdtEndPr/>
        <w:sdtContent>
          <w:customXmlDelRangeEnd w:id="15"/>
          <w:r w:rsidR="006D57CC" w:rsidRPr="006D57CC">
            <w:rPr>
              <w:rFonts w:ascii="Arial" w:hAnsi="Arial" w:cs="Arial"/>
              <w:color w:val="000000"/>
            </w:rPr>
            <w:t>(Meftah et al., 2025)</w:t>
          </w:r>
          <w:customXmlDelRangeStart w:id="16" w:author="Enzo Corte" w:date="2026-10-07T12:39:00Z"/>
        </w:sdtContent>
      </w:sdt>
      <w:customXmlDelRangeEnd w:id="16"/>
      <w:del w:id="17" w:author="Enzo Corte" w:date="2026-10-07T12:39:00Z" w16du:dateUtc="2026-10-07T15:39:00Z">
        <w:r w:rsidR="00E30C09" w:rsidRPr="008529C7" w:rsidDel="00E041B6">
          <w:rPr>
            <w:rFonts w:ascii="Arial" w:hAnsi="Arial" w:cs="Arial"/>
            <w:color w:val="000000"/>
          </w:rPr>
          <w:delText xml:space="preserve"> </w:delText>
        </w:r>
        <w:r w:rsidRPr="00A11AE0" w:rsidDel="00E041B6">
          <w:rPr>
            <w:rFonts w:ascii="Arial" w:hAnsi="Arial" w:cs="Arial"/>
          </w:rPr>
          <w:delText>así como la ausencia de protocolos estandarizados para su extracción, purificación y estabilización en estado sólido</w:delText>
        </w:r>
        <w:r w:rsidDel="00E041B6">
          <w:rPr>
            <w:rFonts w:ascii="Arial" w:hAnsi="Arial" w:cs="Arial"/>
          </w:rPr>
          <w:delText xml:space="preserve"> (mantener el biopolímero en polvo) </w:delText>
        </w:r>
        <w:r w:rsidR="00430667" w:rsidRPr="008529C7" w:rsidDel="00E041B6">
          <w:rPr>
            <w:rFonts w:ascii="Arial" w:hAnsi="Arial" w:cs="Arial"/>
          </w:rPr>
          <w:delText xml:space="preserve"> </w:delText>
        </w:r>
      </w:del>
      <w:customXmlDelRangeStart w:id="18" w:author="Enzo Corte" w:date="2026-10-07T12:39:00Z"/>
      <w:sdt>
        <w:sdtPr>
          <w:rPr>
            <w:rFonts w:ascii="Arial" w:hAnsi="Arial" w:cs="Arial"/>
            <w:color w:val="000000"/>
          </w:rPr>
          <w:tag w:val="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"/>
          <w:id w:val="529846200"/>
          <w:placeholder>
            <w:docPart w:val="DefaultPlaceholder_-1854013440"/>
          </w:placeholder>
        </w:sdtPr>
        <w:sdtEndPr/>
        <w:sdtContent>
          <w:customXmlDelRangeEnd w:id="18"/>
          <w:r w:rsidR="006D57CC" w:rsidRPr="006D57CC">
            <w:rPr>
              <w:rFonts w:ascii="Arial" w:eastAsia="Times New Roman" w:hAnsi="Arial" w:cs="Arial"/>
              <w:color w:val="000000"/>
            </w:rPr>
            <w:t>(Kotb et al., 2025; Teferi &amp; Kassa, 2025)</w:t>
          </w:r>
          <w:customXmlDelRangeStart w:id="19" w:author="Enzo Corte" w:date="2026-10-07T12:39:00Z"/>
        </w:sdtContent>
      </w:sdt>
      <w:customXmlDelRangeEnd w:id="19"/>
      <w:del w:id="20" w:author="Enzo Corte" w:date="2026-10-07T12:39:00Z" w16du:dateUtc="2026-10-07T15:39:00Z">
        <w:r w:rsidR="00625358" w:rsidRPr="008529C7" w:rsidDel="00E041B6">
          <w:rPr>
            <w:rFonts w:ascii="Arial" w:hAnsi="Arial" w:cs="Arial"/>
          </w:rPr>
          <w:delText xml:space="preserve">. </w:delText>
        </w:r>
      </w:del>
    </w:p>
    <w:p w14:paraId="7A41B8EC" w14:textId="43ECCA88" w:rsidR="007A69CE" w:rsidRDefault="00A11AE0" w:rsidP="00670240">
      <w:pPr>
        <w:rPr>
          <w:rFonts w:ascii="Arial" w:hAnsi="Arial" w:cs="Arial"/>
        </w:rPr>
      </w:pPr>
      <w:del w:id="21" w:author="Enzo Corte" w:date="2026-10-07T12:39:00Z" w16du:dateUtc="2026-10-07T15:39:00Z">
        <w:r w:rsidRPr="00A11AE0" w:rsidDel="00E041B6">
          <w:rPr>
            <w:rFonts w:ascii="Arial" w:hAnsi="Arial" w:cs="Arial"/>
          </w:rPr>
          <w:delText xml:space="preserve">En consecuencia, persisten vacíos de conocimiento que limitan la extrapolación de los resultados obtenidos a escala de laboratorio hacia las exigencias operacionales, económicas y logísticas propias de las plantas potabilizadoras industriales.Asimismo, </w:delText>
        </w:r>
        <w:r w:rsidRPr="00A11AE0" w:rsidDel="00E041B6">
          <w:rPr>
            <w:rFonts w:ascii="Arial" w:hAnsi="Arial" w:cs="Arial"/>
          </w:rPr>
          <w:lastRenderedPageBreak/>
          <w:delText>aunque la Metodología de Superficie de Respuesta (RSM) continúa siendo una de las herramientas predominantes para la optimización de procesos en ingeniería del agua</w:delText>
        </w:r>
        <w:r w:rsidR="00AD7C43" w:rsidRPr="008529C7" w:rsidDel="00E041B6">
          <w:rPr>
            <w:rFonts w:ascii="Arial" w:hAnsi="Arial" w:cs="Arial"/>
          </w:rPr>
          <w:delText xml:space="preserve"> </w:delText>
        </w:r>
      </w:del>
      <w:customXmlDelRangeStart w:id="22" w:author="Enzo Corte" w:date="2026-10-07T12:39:00Z"/>
      <w:sdt>
        <w:sdtPr>
          <w:rPr>
            <w:rFonts w:ascii="Arial" w:hAnsi="Arial" w:cs="Arial"/>
            <w:color w:val="000000"/>
          </w:rPr>
          <w:tag w:val="MENDELEY_CITATION_v3_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"/>
          <w:id w:val="-1389801316"/>
          <w:placeholder>
            <w:docPart w:val="DefaultPlaceholder_-1854013440"/>
          </w:placeholder>
        </w:sdtPr>
        <w:sdtEndPr/>
        <w:sdtContent>
          <w:customXmlDelRangeEnd w:id="22"/>
          <w:r w:rsidR="006D57CC" w:rsidRPr="006D57CC">
            <w:rPr>
              <w:rFonts w:ascii="Arial" w:hAnsi="Arial" w:cs="Arial"/>
              <w:color w:val="000000"/>
            </w:rPr>
            <w:t>(Choque-Quispe et al., 2026)</w:t>
          </w:r>
          <w:customXmlDelRangeStart w:id="23" w:author="Enzo Corte" w:date="2026-10-07T12:39:00Z"/>
        </w:sdtContent>
      </w:sdt>
      <w:customXmlDelRangeEnd w:id="23"/>
      <w:del w:id="24" w:author="Enzo Corte" w:date="2026-10-07T12:39:00Z" w16du:dateUtc="2026-10-07T15:39:00Z">
        <w:r w:rsidR="00045E36" w:rsidRPr="008529C7" w:rsidDel="00E041B6">
          <w:rPr>
            <w:rFonts w:ascii="Arial" w:hAnsi="Arial" w:cs="Arial"/>
          </w:rPr>
          <w:delText xml:space="preserve">, la aplicación concurrente de clasificadores computacionales y Redes Neuronales Artificiales (ANN) vía Machine Learning para inferencias predictivas </w:delText>
        </w:r>
        <w:r w:rsidRPr="00A11AE0" w:rsidDel="00E041B6">
          <w:rPr>
            <w:rFonts w:ascii="Arial" w:hAnsi="Arial" w:cs="Arial"/>
          </w:rPr>
          <w:delText>constituye una línea emergente con elevado potencial para el modelado predictivo de sistemas complejos</w:delText>
        </w:r>
        <w:r w:rsidR="002114F2" w:rsidRPr="008529C7" w:rsidDel="00E041B6">
          <w:rPr>
            <w:rFonts w:ascii="Arial" w:hAnsi="Arial" w:cs="Arial"/>
          </w:rPr>
          <w:delText xml:space="preserve"> </w:delText>
        </w:r>
      </w:del>
      <w:customXmlDelRangeStart w:id="25" w:author="Enzo Corte" w:date="2026-10-07T12:39:00Z"/>
      <w:sdt>
        <w:sdtPr>
          <w:rPr>
            <w:rFonts w:ascii="Arial" w:hAnsi="Arial" w:cs="Arial"/>
            <w:color w:val="000000"/>
          </w:rPr>
          <w:tag w:val="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"/>
          <w:id w:val="-717361230"/>
          <w:placeholder>
            <w:docPart w:val="DefaultPlaceholder_-1854013440"/>
          </w:placeholder>
        </w:sdtPr>
        <w:sdtEndPr/>
        <w:sdtContent>
          <w:customXmlDelRangeEnd w:id="25"/>
          <w:r w:rsidR="006D57CC" w:rsidRPr="006D57CC">
            <w:rPr>
              <w:rFonts w:ascii="Arial" w:eastAsia="Times New Roman" w:hAnsi="Arial" w:cs="Arial"/>
              <w:color w:val="000000"/>
            </w:rPr>
            <w:t>(El-taweel et al., 2023b; Özbay &amp; Güneş-Durak, 2025)</w:t>
          </w:r>
          <w:customXmlDelRangeStart w:id="26" w:author="Enzo Corte" w:date="2026-10-07T12:39:00Z"/>
        </w:sdtContent>
      </w:sdt>
      <w:customXmlDelRangeEnd w:id="26"/>
      <w:del w:id="27" w:author="Enzo Corte" w:date="2026-10-07T12:39:00Z" w16du:dateUtc="2026-10-07T15:39:00Z">
        <w:r w:rsidR="00045E36" w:rsidRPr="008529C7" w:rsidDel="00E041B6">
          <w:rPr>
            <w:rFonts w:ascii="Arial" w:hAnsi="Arial" w:cs="Arial"/>
          </w:rPr>
          <w:delText xml:space="preserve">. </w:delText>
        </w:r>
        <w:r w:rsidDel="00E041B6">
          <w:rPr>
            <w:rFonts w:ascii="Arial" w:hAnsi="Arial" w:cs="Arial"/>
          </w:rPr>
          <w:delText>La</w:delText>
        </w:r>
        <w:r w:rsidRPr="00A11AE0" w:rsidDel="00E041B6">
          <w:rPr>
            <w:rFonts w:ascii="Arial" w:hAnsi="Arial" w:cs="Arial"/>
          </w:rPr>
          <w:delText xml:space="preserve"> implementación conjunta de estas herramientas analíticas permite identificar combinaciones operativas óptimas, anticipar escenarios limitantes y mejorar la capacidad predictiva de los procesos de potabilización, contribuyendo así a reducir la carga experimental y a evaluar la robustez del desempeño del biocoagulante frente a matrices acuosas </w:delText>
        </w:r>
        <w:r w:rsidDel="00E041B6">
          <w:rPr>
            <w:rFonts w:ascii="Arial" w:hAnsi="Arial" w:cs="Arial"/>
          </w:rPr>
          <w:delText xml:space="preserve">crudas </w:delText>
        </w:r>
        <w:r w:rsidRPr="00A11AE0" w:rsidDel="00E041B6">
          <w:rPr>
            <w:rFonts w:ascii="Arial" w:hAnsi="Arial" w:cs="Arial"/>
          </w:rPr>
          <w:delText>de composición variable.</w:delText>
        </w:r>
      </w:del>
    </w:p>
    <w:p w14:paraId="34DE6F5F" w14:textId="3D7B7557" w:rsidR="006E31A3" w:rsidRPr="00394582" w:rsidRDefault="00E30A10" w:rsidP="006E31A3">
      <w:pPr>
        <w:rPr>
          <w:rFonts w:ascii="Arial" w:hAnsi="Arial" w:cs="Arial"/>
        </w:rPr>
      </w:pPr>
      <w:ins w:id="28" w:author="Enzo Corte" w:date="2026-10-07T15:27:00Z">
        <w:r w:rsidRPr="00E30A10">
          <w:rPr>
            <w:rFonts w:ascii="Arial" w:hAnsi="Arial" w:cs="Arial"/>
          </w:rPr>
          <w:t xml:space="preserve">Con base en estos antecedentes, la hipótesis de este trabajo fue que las barreras operacionales que limitan la transferencia de los biocoagulantes vegetales (su perecibilidad en medio acuoso, la variabilidad de la materia prima y una dosificación impredecible) pueden mitigarse sistemáticamente mediante un marco secuencial de ingeniería de procesos enfocado en la estabilidad temporal, la predicción del desempeño y la preservación macromolecular. Para contrastar esta hipótesis, se seleccionó el mucílago de </w:t>
        </w:r>
        <w:r w:rsidRPr="00E30A10">
          <w:rPr>
            <w:rFonts w:ascii="Arial" w:hAnsi="Arial" w:cs="Arial"/>
            <w:i/>
            <w:iCs/>
          </w:rPr>
          <w:t>Opuntia ficus-indica</w:t>
        </w:r>
        <w:r w:rsidRPr="00E30A10">
          <w:rPr>
            <w:rFonts w:ascii="Arial" w:hAnsi="Arial" w:cs="Arial"/>
          </w:rPr>
          <w:t xml:space="preserve"> como biopolímero representativo debido a su amplia disponibilidad, su condición de recurso renovable en zonas áridas y semiáridas, y sus antecedentes clarificantes documentados (Almazán &amp; Romero, 2018; Young et al., 2006; Zhang et al., 2006)</w:t>
        </w:r>
      </w:ins>
      <w:ins w:id="29" w:author="Enzo Corte" w:date="2026-10-07T15:27:00Z" w16du:dateUtc="2026-10-07T18:27:00Z">
        <w:r w:rsidR="000778BB">
          <w:rPr>
            <w:rFonts w:ascii="Arial" w:hAnsi="Arial" w:cs="Arial"/>
          </w:rPr>
          <w:t xml:space="preserve">. </w:t>
        </w:r>
      </w:ins>
      <w:del w:id="30" w:author="Enzo Corte" w:date="2026-10-07T15:27:00Z" w16du:dateUtc="2026-10-07T18:27:00Z">
        <w:r w:rsidR="006E31A3" w:rsidDel="00E30A10">
          <w:rPr>
            <w:rFonts w:ascii="Arial" w:hAnsi="Arial" w:cs="Arial"/>
          </w:rPr>
          <w:delText xml:space="preserve"> </w:delText>
        </w:r>
      </w:del>
      <w:r w:rsidR="006E31A3">
        <w:rPr>
          <w:rFonts w:ascii="Arial" w:hAnsi="Arial" w:cs="Arial"/>
        </w:rPr>
        <w:t>Por consiguente</w:t>
      </w:r>
      <w:r w:rsidR="006E31A3" w:rsidRPr="00964129">
        <w:rPr>
          <w:rFonts w:ascii="Arial" w:hAnsi="Arial" w:cs="Arial"/>
        </w:rPr>
        <w:t xml:space="preserve">, el objetivo general </w:t>
      </w:r>
      <w:del w:id="31" w:author="Enzo Corte" w:date="2026-10-07T13:20:00Z" w16du:dateUtc="2026-10-07T16:20:00Z">
        <w:r w:rsidR="006E31A3" w:rsidRPr="00964129" w:rsidDel="00E6776E">
          <w:rPr>
            <w:rFonts w:ascii="Arial" w:hAnsi="Arial" w:cs="Arial"/>
          </w:rPr>
          <w:delText xml:space="preserve">de este trabajo </w:delText>
        </w:r>
      </w:del>
      <w:r w:rsidR="006E31A3" w:rsidRPr="00964129">
        <w:rPr>
          <w:rFonts w:ascii="Arial" w:hAnsi="Arial" w:cs="Arial"/>
        </w:rPr>
        <w:t>fue investigar, estandarizar y modelar el desempeño de</w:t>
      </w:r>
      <w:del w:id="32" w:author="Enzo Corte" w:date="2026-10-07T13:20:00Z" w16du:dateUtc="2026-10-07T16:20:00Z">
        <w:r w:rsidR="006E31A3" w:rsidRPr="00964129" w:rsidDel="005F0EDE">
          <w:rPr>
            <w:rFonts w:ascii="Arial" w:hAnsi="Arial" w:cs="Arial"/>
          </w:rPr>
          <w:delText xml:space="preserve"> </w:delText>
        </w:r>
      </w:del>
      <w:ins w:id="33" w:author="Enzo Corte" w:date="2026-10-07T13:20:00Z" w16du:dateUtc="2026-10-07T16:20:00Z">
        <w:r w:rsidR="006E31A3">
          <w:rPr>
            <w:rFonts w:ascii="Arial" w:hAnsi="Arial" w:cs="Arial"/>
          </w:rPr>
          <w:t>este biocoagulante</w:t>
        </w:r>
      </w:ins>
      <w:del w:id="34" w:author="Enzo Corte" w:date="2026-10-07T13:20:00Z" w16du:dateUtc="2026-10-07T16:20:00Z">
        <w:r w:rsidR="006E31A3" w:rsidRPr="00964129" w:rsidDel="005F0EDE">
          <w:rPr>
            <w:rFonts w:ascii="Arial" w:hAnsi="Arial" w:cs="Arial"/>
          </w:rPr>
          <w:delText>un biocoagulante basado en Opuntia ficus-indica</w:delText>
        </w:r>
      </w:del>
      <w:r w:rsidR="006E31A3" w:rsidRPr="00964129">
        <w:rPr>
          <w:rFonts w:ascii="Arial" w:hAnsi="Arial" w:cs="Arial"/>
        </w:rPr>
        <w:t>, abordando aspectos críticos relacionados con su estabilidad, conservación y potencial aplicación en procesos de potabilización. Para ello, el estudio se estructuró en cuatro fases complementarias</w:t>
      </w:r>
      <w:ins w:id="35" w:author="Enzo Corte" w:date="2026-10-07T13:21:00Z" w16du:dateUtc="2026-10-07T16:21:00Z">
        <w:r w:rsidR="006E31A3">
          <w:rPr>
            <w:rFonts w:ascii="Arial" w:hAnsi="Arial" w:cs="Arial"/>
          </w:rPr>
          <w:t xml:space="preserve"> (</w:t>
        </w:r>
      </w:ins>
      <w:ins w:id="36" w:author="Enzo Corte" w:date="2026-10-07T13:36:00Z" w16du:dateUtc="2026-10-07T16:36:00Z">
        <w:r w:rsidR="006E31A3">
          <w:rPr>
            <w:rFonts w:ascii="Arial" w:hAnsi="Arial" w:cs="Arial"/>
          </w:rPr>
          <w:t>F</w:t>
        </w:r>
      </w:ins>
      <w:ins w:id="37" w:author="Enzo Corte" w:date="2026-10-07T13:21:00Z" w16du:dateUtc="2026-10-07T16:21:00Z">
        <w:r w:rsidR="006E31A3">
          <w:rPr>
            <w:rFonts w:ascii="Arial" w:hAnsi="Arial" w:cs="Arial"/>
          </w:rPr>
          <w:t>igura 1)</w:t>
        </w:r>
      </w:ins>
      <w:r w:rsidR="006E31A3" w:rsidRPr="00964129">
        <w:rPr>
          <w:rFonts w:ascii="Arial" w:hAnsi="Arial" w:cs="Arial"/>
        </w:rPr>
        <w:t xml:space="preserve">: (i) evaluación de la estabilidad temporal y de la capacidad clarificante del extracto líquido fresco durante las primeras </w:t>
      </w:r>
      <w:del w:id="38" w:author="Enzo Corte" w:date="2026-10-07T15:28:00Z" w16du:dateUtc="2026-10-07T18:28:00Z">
        <w:r w:rsidR="006E31A3" w:rsidRPr="00964129" w:rsidDel="0038335D">
          <w:rPr>
            <w:rFonts w:ascii="Arial" w:hAnsi="Arial" w:cs="Arial"/>
          </w:rPr>
          <w:delText xml:space="preserve">cuatro </w:delText>
        </w:r>
      </w:del>
      <w:r w:rsidR="006E31A3" w:rsidRPr="00964129">
        <w:rPr>
          <w:rFonts w:ascii="Arial" w:hAnsi="Arial" w:cs="Arial"/>
        </w:rPr>
        <w:t xml:space="preserve">horas posteriores a su obtención; (ii) análisis comparativo </w:t>
      </w:r>
      <w:commentRangeStart w:id="39"/>
      <w:commentRangeStart w:id="40"/>
      <w:r w:rsidR="006E31A3" w:rsidRPr="00964129">
        <w:rPr>
          <w:rFonts w:ascii="Arial" w:hAnsi="Arial" w:cs="Arial"/>
        </w:rPr>
        <w:t>de</w:t>
      </w:r>
      <w:commentRangeEnd w:id="39"/>
      <w:r w:rsidR="006E31A3" w:rsidRPr="00964129">
        <w:rPr>
          <w:rStyle w:val="Refdecomentario"/>
          <w:rFonts w:ascii="Arial" w:hAnsi="Arial" w:cs="Arial"/>
          <w:sz w:val="22"/>
          <w:szCs w:val="22"/>
        </w:rPr>
        <w:commentReference w:id="39"/>
      </w:r>
      <w:commentRangeEnd w:id="40"/>
      <w:r w:rsidR="00180140" w:rsidRPr="00964129">
        <w:rPr>
          <w:rStyle w:val="Refdecomentario"/>
          <w:rFonts w:ascii="Arial" w:hAnsi="Arial" w:cs="Arial"/>
          <w:sz w:val="22"/>
          <w:szCs w:val="22"/>
        </w:rPr>
        <w:commentReference w:id="40"/>
      </w:r>
      <w:r w:rsidR="006E31A3" w:rsidRPr="00964129">
        <w:rPr>
          <w:rFonts w:ascii="Arial" w:hAnsi="Arial" w:cs="Arial"/>
        </w:rPr>
        <w:t xml:space="preserve"> estrategias de estabilización para la obtención de biocoagulantes en estado sólido mediante secado térmico (50 °C) y tratamientos de purificación química (etanol y NaCl); (iii) evaluación del almacenamiento prolongado de cladodios enteros in situ (hasta 30 días) y desarrollo de un modelo predictivo basado en técnicas de aprendizaje automático para analizar la influencia del tiempo de almacenamiento y la turbidez inicial sobre el desempeño del biocoagulante; y, finalmente, (iv) validación experimental mediante un Diseño Compuesto Central (CCD) aplicado a una matriz fluvial real proveniente del río Vaqueros. </w:t>
      </w:r>
      <w:r w:rsidR="00DA3DDD" w:rsidRPr="00DA3DDD">
        <w:t>En conjunto, las etapas desarrolladas en este trabajo permitirán determinar la viabilidad de transformar un biocoagulante de origen natural y alta perecibilidad en un producto estable, reproducible y operacionalmente predecible, estableciendo bases científicas y operativas para su futura transferencia tecnológica hacia aplicaciones preindustriales y descentralizadas de potabilización.</w:t>
      </w:r>
    </w:p>
    <w:p w14:paraId="78B67DB6" w14:textId="54635711" w:rsidR="00BE38B8" w:rsidDel="00E041B6" w:rsidRDefault="00BE38B8" w:rsidP="00670240">
      <w:pPr>
        <w:rPr>
          <w:del w:id="41" w:author="Enzo Corte" w:date="2026-10-07T12:39:00Z" w16du:dateUtc="2026-10-07T15:39:00Z"/>
          <w:rFonts w:ascii="Arial" w:hAnsi="Arial" w:cs="Arial"/>
        </w:rPr>
      </w:pPr>
    </w:p>
    <w:p w14:paraId="000750F9" w14:textId="77777777" w:rsidR="006E31A3" w:rsidRDefault="00A5547F" w:rsidP="00670240">
      <w:pPr>
        <w:rPr>
          <w:rFonts w:ascii="Arial" w:hAnsi="Arial" w:cs="Arial"/>
        </w:rPr>
      </w:pPr>
      <w:del w:id="42" w:author="Enzo Corte" w:date="2026-10-07T13:20:00Z" w16du:dateUtc="2026-10-07T16:20:00Z">
        <w:r w:rsidRPr="008529C7" w:rsidDel="00E6776E">
          <w:rPr>
            <w:rFonts w:ascii="Arial" w:hAnsi="Arial" w:cs="Arial"/>
          </w:rPr>
          <w:delText xml:space="preserve">Bajo este marco, el objetivo general </w:delText>
        </w:r>
      </w:del>
      <w:del w:id="43" w:author="Enzo Corte" w:date="2026-10-07T13:19:00Z" w16du:dateUtc="2026-10-07T16:19:00Z">
        <w:r w:rsidRPr="008529C7" w:rsidDel="00A55650">
          <w:rPr>
            <w:rFonts w:ascii="Arial" w:hAnsi="Arial" w:cs="Arial"/>
          </w:rPr>
          <w:delText xml:space="preserve">de este trabajo </w:delText>
        </w:r>
      </w:del>
      <w:del w:id="44" w:author="Enzo Corte" w:date="2026-10-07T13:20:00Z" w16du:dateUtc="2026-10-07T16:20:00Z">
        <w:r w:rsidRPr="008529C7" w:rsidDel="00E6776E">
          <w:rPr>
            <w:rFonts w:ascii="Arial" w:hAnsi="Arial" w:cs="Arial"/>
          </w:rPr>
          <w:delText xml:space="preserve">fue investigar, estandarizar y </w:delText>
        </w:r>
        <w:r w:rsidRPr="00394582" w:rsidDel="00E6776E">
          <w:rPr>
            <w:rFonts w:ascii="Arial" w:hAnsi="Arial" w:cs="Arial"/>
          </w:rPr>
          <w:delText>modelar la eficiencia del biocoagulante a base de </w:delText>
        </w:r>
        <w:r w:rsidRPr="00394582" w:rsidDel="00E6776E">
          <w:rPr>
            <w:rFonts w:ascii="Arial" w:hAnsi="Arial" w:cs="Arial"/>
            <w:i/>
            <w:iCs/>
          </w:rPr>
          <w:delText>Opuntia ficus-indica</w:delText>
        </w:r>
        <w:r w:rsidRPr="00394582" w:rsidDel="00E6776E">
          <w:rPr>
            <w:rFonts w:ascii="Arial" w:hAnsi="Arial" w:cs="Arial"/>
          </w:rPr>
          <w:delText>. El presente estudio se dividió metodológicamente en cuatro fases sucesivas: i) Evaluación de la cinética de degradación a corto plazo del extracto líquido fresco (0 a 4 horas poslicuado); ii) </w:delText>
        </w:r>
        <w:r w:rsidRPr="00394582" w:rsidDel="00E6776E">
          <w:rPr>
            <w:rFonts w:ascii="Arial" w:hAnsi="Arial" w:cs="Arial"/>
            <w:i/>
            <w:iCs/>
          </w:rPr>
          <w:delText>Screening</w:delText>
        </w:r>
        <w:r w:rsidRPr="00394582" w:rsidDel="00E6776E">
          <w:rPr>
            <w:rFonts w:ascii="Arial" w:hAnsi="Arial" w:cs="Arial"/>
          </w:rPr>
          <w:delText xml:space="preserve"> comparativo de biocoagulantes en polvo a </w:delText>
        </w:r>
        <w:commentRangeStart w:id="45"/>
        <w:commentRangeStart w:id="46"/>
        <w:r w:rsidRPr="00394582" w:rsidDel="00E6776E">
          <w:rPr>
            <w:rFonts w:ascii="Arial" w:hAnsi="Arial" w:cs="Arial"/>
          </w:rPr>
          <w:delText>través</w:delText>
        </w:r>
        <w:commentRangeEnd w:id="45"/>
        <w:r w:rsidR="005B5DBE" w:rsidRPr="00394582" w:rsidDel="00E6776E">
          <w:rPr>
            <w:rStyle w:val="Refdecomentario"/>
            <w:rFonts w:ascii="Arial" w:hAnsi="Arial" w:cs="Arial"/>
            <w:sz w:val="22"/>
            <w:szCs w:val="22"/>
          </w:rPr>
          <w:commentReference w:id="45"/>
        </w:r>
      </w:del>
      <w:commentRangeEnd w:id="46"/>
      <w:r w:rsidR="00CB0548" w:rsidRPr="00394582">
        <w:rPr>
          <w:rStyle w:val="Refdecomentario"/>
          <w:rFonts w:ascii="Arial" w:hAnsi="Arial" w:cs="Arial"/>
          <w:sz w:val="22"/>
          <w:szCs w:val="22"/>
        </w:rPr>
        <w:commentReference w:id="46"/>
      </w:r>
      <w:del w:id="47" w:author="Enzo Corte" w:date="2026-10-07T13:20:00Z" w16du:dateUtc="2026-10-07T16:20:00Z">
        <w:r w:rsidRPr="00394582" w:rsidDel="00E6776E">
          <w:rPr>
            <w:rFonts w:ascii="Arial" w:hAnsi="Arial" w:cs="Arial"/>
          </w:rPr>
          <w:delText xml:space="preserve"> de secado directo (50 °C) y purificaciones químicas (Etanol y NaCl); iii) Optimización del almacenamiento prolongado de la penca entera in situ (hasta 30 días) y desarrollo de un </w:delText>
        </w:r>
        <w:r w:rsidRPr="00394582" w:rsidDel="00E6776E">
          <w:rPr>
            <w:rFonts w:ascii="Arial" w:hAnsi="Arial" w:cs="Arial"/>
          </w:rPr>
          <w:lastRenderedPageBreak/>
          <w:delText>modelo predictivo de </w:delText>
        </w:r>
        <w:r w:rsidRPr="00394582" w:rsidDel="00E6776E">
          <w:rPr>
            <w:rFonts w:ascii="Arial" w:hAnsi="Arial" w:cs="Arial"/>
            <w:i/>
            <w:iCs/>
          </w:rPr>
          <w:delText>Machine Learning</w:delText>
        </w:r>
        <w:r w:rsidRPr="00394582" w:rsidDel="00E6776E">
          <w:rPr>
            <w:rFonts w:ascii="Arial" w:hAnsi="Arial" w:cs="Arial"/>
          </w:rPr>
          <w:delText> (Regresión Logística) entrenado con esta cinética para inferir dosis óptimas</w:delText>
        </w:r>
        <w:r w:rsidR="00AF6AF0" w:rsidRPr="00394582" w:rsidDel="00E6776E">
          <w:rPr>
            <w:rFonts w:ascii="Arial" w:hAnsi="Arial" w:cs="Arial"/>
          </w:rPr>
          <w:delText xml:space="preserve"> a distinto tiempo de almacenado de la penca y turbidez de la matriz acuosa</w:delText>
        </w:r>
        <w:r w:rsidRPr="00394582" w:rsidDel="00E6776E">
          <w:rPr>
            <w:rFonts w:ascii="Arial" w:hAnsi="Arial" w:cs="Arial"/>
          </w:rPr>
          <w:delText>; y por último, iv) Validación experimental final mediante un Diseño Compuesto Central (CCD) ensayado frente a un efluente fluvial crudo real (Río Vaqueros)</w:delText>
        </w:r>
      </w:del>
      <w:r w:rsidR="006E31A3">
        <w:rPr>
          <w:rFonts w:ascii="Arial" w:hAnsi="Arial" w:cs="Arial"/>
        </w:rPr>
        <w:t>.</w:t>
      </w:r>
    </w:p>
    <w:p w14:paraId="130DDB96" w14:textId="77777777" w:rsidR="00F06083" w:rsidRPr="008529C7" w:rsidRDefault="000B39BD" w:rsidP="00F06083">
      <w:pPr>
        <w:keepNext/>
        <w:jc w:val="center"/>
        <w:rPr>
          <w:rFonts w:ascii="Arial" w:hAnsi="Arial" w:cs="Arial"/>
        </w:rPr>
      </w:pPr>
      <w:commentRangeStart w:id="48"/>
      <w:r w:rsidRPr="008529C7">
        <w:rPr>
          <w:rFonts w:ascii="Arial" w:hAnsi="Arial" w:cs="Arial"/>
          <w:noProof/>
        </w:rPr>
        <w:drawing>
          <wp:inline distT="0" distB="0" distL="0" distR="0" wp14:anchorId="023BBA24" wp14:editId="76C03D3F">
            <wp:extent cx="5289550" cy="3768231"/>
            <wp:effectExtent l="0" t="0" r="6350" b="3810"/>
            <wp:docPr id="155185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53939" name="Imagen 1"/>
                    <pic:cNvPicPr/>
                  </pic:nvPicPr>
                  <pic:blipFill rotWithShape="1">
                    <a:blip r:embed="rId12"/>
                    <a:srcRect l="2876" t="11239" r="4336" b="11073"/>
                    <a:stretch>
                      <a:fillRect/>
                    </a:stretch>
                  </pic:blipFill>
                  <pic:spPr bwMode="auto">
                    <a:xfrm>
                      <a:off x="0" y="0"/>
                      <a:ext cx="5302347" cy="3777347"/>
                    </a:xfrm>
                    <a:prstGeom prst="rect">
                      <a:avLst/>
                    </a:prstGeom>
                    <a:ln>
                      <a:noFill/>
                    </a:ln>
                    <a:extLst>
                      <a:ext uri="{53640926-AAD7-44D8-BBD7-CCE9431645EC}">
                        <a14:shadowObscured xmlns:a14="http://schemas.microsoft.com/office/drawing/2010/main"/>
                      </a:ext>
                    </a:extLst>
                  </pic:spPr>
                </pic:pic>
              </a:graphicData>
            </a:graphic>
          </wp:inline>
        </w:drawing>
      </w:r>
      <w:commentRangeEnd w:id="48"/>
      <w:r w:rsidR="005B5DBE" w:rsidRPr="008529C7">
        <w:rPr>
          <w:rStyle w:val="Refdecomentario"/>
          <w:rFonts w:ascii="Arial" w:hAnsi="Arial" w:cs="Arial"/>
          <w:sz w:val="22"/>
          <w:szCs w:val="22"/>
        </w:rPr>
        <w:commentReference w:id="48"/>
      </w:r>
    </w:p>
    <w:p w14:paraId="66E5C45C" w14:textId="0AF36238" w:rsidR="008F75D9" w:rsidRPr="008529C7" w:rsidRDefault="00F06083" w:rsidP="008F75D9">
      <w:pPr>
        <w:jc w:val="center"/>
        <w:rPr>
          <w:rFonts w:ascii="Arial" w:hAnsi="Arial" w:cs="Arial"/>
          <w:i/>
          <w:iCs/>
        </w:rPr>
      </w:pPr>
      <w:r w:rsidRPr="008529C7">
        <w:rPr>
          <w:rFonts w:ascii="Arial" w:hAnsi="Arial" w:cs="Arial"/>
          <w:i/>
          <w:iCs/>
        </w:rPr>
        <w:t xml:space="preserve">Figura </w:t>
      </w:r>
      <w:r w:rsidRPr="008529C7">
        <w:rPr>
          <w:rFonts w:ascii="Arial" w:hAnsi="Arial" w:cs="Arial"/>
          <w:i/>
          <w:iCs/>
        </w:rPr>
        <w:fldChar w:fldCharType="begin"/>
      </w:r>
      <w:r w:rsidRPr="008529C7">
        <w:rPr>
          <w:rFonts w:ascii="Arial" w:hAnsi="Arial" w:cs="Arial"/>
          <w:i/>
          <w:iCs/>
        </w:rPr>
        <w:instrText xml:space="preserve"> SEQ Figura \* ARABIC </w:instrText>
      </w:r>
      <w:r w:rsidRPr="008529C7">
        <w:rPr>
          <w:rFonts w:ascii="Arial" w:hAnsi="Arial" w:cs="Arial"/>
          <w:i/>
          <w:iCs/>
        </w:rPr>
        <w:fldChar w:fldCharType="separate"/>
      </w:r>
      <w:r w:rsidR="00C476CE" w:rsidRPr="008529C7">
        <w:rPr>
          <w:rFonts w:ascii="Arial" w:hAnsi="Arial" w:cs="Arial"/>
          <w:i/>
          <w:iCs/>
        </w:rPr>
        <w:t>1</w:t>
      </w:r>
      <w:r w:rsidRPr="008529C7">
        <w:rPr>
          <w:rFonts w:ascii="Arial" w:hAnsi="Arial" w:cs="Arial"/>
          <w:i/>
          <w:iCs/>
        </w:rPr>
        <w:fldChar w:fldCharType="end"/>
      </w:r>
      <w:r w:rsidRPr="008529C7">
        <w:rPr>
          <w:rFonts w:ascii="Arial" w:hAnsi="Arial" w:cs="Arial"/>
          <w:i/>
          <w:iCs/>
        </w:rPr>
        <w:t xml:space="preserve">: </w:t>
      </w:r>
      <w:r w:rsidR="00AB5141" w:rsidRPr="00AB5141">
        <w:rPr>
          <w:rFonts w:ascii="Arial" w:hAnsi="Arial" w:cs="Arial"/>
          <w:i/>
          <w:iCs/>
        </w:rPr>
        <w:t>Marco metodológico secuencial para la evaluación</w:t>
      </w:r>
      <w:r w:rsidR="00AB5141">
        <w:rPr>
          <w:rFonts w:ascii="Arial" w:hAnsi="Arial" w:cs="Arial"/>
          <w:i/>
          <w:iCs/>
        </w:rPr>
        <w:t xml:space="preserve"> </w:t>
      </w:r>
      <w:r w:rsidR="00AB5141" w:rsidRPr="00AB5141">
        <w:rPr>
          <w:rFonts w:ascii="Arial" w:hAnsi="Arial" w:cs="Arial"/>
          <w:i/>
          <w:iCs/>
        </w:rPr>
        <w:t>y modelado de un biocoagulante natural (Opuntia ficus-indica): (1) estabilidad temporal en fase líquida; (2) estabilización en estado sólido y activación térmica; (3) almacenamiento poscosecha de biomasa y dosificación adaptable asistida por Machine Learning; y (4) validación experimental en matriz fluvial real y delimitación de la ventana operativa mediante Diseño Compuesto Central (CCD</w:t>
      </w:r>
      <w:r w:rsidR="008838DC" w:rsidRPr="008838DC">
        <w:rPr>
          <w:rFonts w:ascii="Arial" w:hAnsi="Arial" w:cs="Arial"/>
          <w:i/>
          <w:iCs/>
        </w:rPr>
        <w:t>).</w:t>
      </w:r>
    </w:p>
    <w:p w14:paraId="4BA74DF7" w14:textId="77777777" w:rsidR="004D27AF" w:rsidRPr="004D27AF" w:rsidRDefault="004D27AF" w:rsidP="004D27AF"/>
    <w:p w14:paraId="1AF52972" w14:textId="5EC76D4A" w:rsidR="00133011" w:rsidRPr="008529C7" w:rsidRDefault="004122C5" w:rsidP="00670240">
      <w:pPr>
        <w:pStyle w:val="Ttulo2"/>
        <w:rPr>
          <w:rFonts w:ascii="Arial" w:hAnsi="Arial" w:cs="Arial"/>
        </w:rPr>
      </w:pPr>
      <w:r w:rsidRPr="008529C7">
        <w:rPr>
          <w:rFonts w:ascii="Arial" w:hAnsi="Arial" w:cs="Arial"/>
        </w:rPr>
        <w:t>2. MATERIALES Y MÉTODOS</w:t>
      </w:r>
    </w:p>
    <w:p w14:paraId="4A43B263" w14:textId="660420FC" w:rsidR="00133011" w:rsidRPr="008529C7" w:rsidRDefault="004122C5" w:rsidP="00670240">
      <w:pPr>
        <w:pStyle w:val="Ttulo3"/>
        <w:rPr>
          <w:rFonts w:ascii="Arial" w:hAnsi="Arial" w:cs="Arial"/>
        </w:rPr>
      </w:pPr>
      <w:r w:rsidRPr="008529C7">
        <w:rPr>
          <w:rFonts w:ascii="Arial" w:hAnsi="Arial" w:cs="Arial"/>
        </w:rPr>
        <w:t>2.1. RECOLECCIÓN Y PROCESAMIENTO DEL MATERIAL BOTÁNICO</w:t>
      </w:r>
    </w:p>
    <w:p w14:paraId="61D10219" w14:textId="710A3377" w:rsidR="00481186" w:rsidRPr="008529C7" w:rsidRDefault="00A161CC" w:rsidP="00670240">
      <w:pPr>
        <w:rPr>
          <w:rFonts w:ascii="Arial" w:hAnsi="Arial" w:cs="Arial"/>
        </w:rPr>
      </w:pPr>
      <w:r w:rsidRPr="00A161CC">
        <w:rPr>
          <w:rFonts w:ascii="Arial" w:hAnsi="Arial" w:cs="Arial"/>
        </w:rPr>
        <w:t xml:space="preserve">Se recolectaron cladodios maduros de </w:t>
      </w:r>
      <w:r w:rsidRPr="00A161CC">
        <w:rPr>
          <w:rFonts w:ascii="Arial" w:hAnsi="Arial" w:cs="Arial"/>
          <w:i/>
          <w:iCs/>
        </w:rPr>
        <w:t>Opuntia ficus-indica</w:t>
      </w:r>
      <w:r w:rsidRPr="00A161CC">
        <w:rPr>
          <w:rFonts w:ascii="Arial" w:hAnsi="Arial" w:cs="Arial"/>
        </w:rPr>
        <w:t xml:space="preserve"> procedentes de ejemplares de aproximadamente 4 años de edad cultivados en la ciudad de Salta (Provincia de Salta, Argentina). Las campañas de muestreo se desarrollaron durante la estación de otoño: para las Etapas 1, 2 y 3, los cladodios se recolectaron en mayo de 2024, mientras que para la Etapa 4 (validación en matriz fluvial natural) se recolectaron en mayo de 2025. Las pencas se lavaron superficialmente con agua de red para retirar impurezas adheridas y, manipulándose con guantes de protección mecánica, se cortaron directamente en cubos homogéneos (aproximadamente 1 cm × 1 cm). Según </w:t>
      </w:r>
      <w:r w:rsidRPr="00A161CC">
        <w:rPr>
          <w:rFonts w:ascii="Arial" w:hAnsi="Arial" w:cs="Arial"/>
        </w:rPr>
        <w:lastRenderedPageBreak/>
        <w:t>los requerimientos operacionales de cada etapa experimental, la biomasa vegetal se procesó mediante dos protocolos de extracción diferenciados (</w:t>
      </w:r>
      <w:r w:rsidRPr="00A161CC">
        <w:rPr>
          <w:rFonts w:ascii="Arial" w:hAnsi="Arial" w:cs="Arial"/>
          <w:b/>
          <w:bCs/>
        </w:rPr>
        <w:t>Figura 2</w:t>
      </w:r>
      <w:r w:rsidRPr="00A161CC">
        <w:rPr>
          <w:rFonts w:ascii="Arial" w:hAnsi="Arial" w:cs="Arial"/>
        </w:rPr>
        <w:t>)</w:t>
      </w:r>
      <w:r w:rsidR="00481186" w:rsidRPr="008529C7">
        <w:rPr>
          <w:rFonts w:ascii="Arial" w:hAnsi="Arial" w:cs="Arial"/>
        </w:rPr>
        <w:t>:</w:t>
      </w:r>
    </w:p>
    <w:p w14:paraId="2A4A6AAD" w14:textId="6D4A1F48" w:rsidR="00481186" w:rsidRPr="008529C7" w:rsidRDefault="00481186" w:rsidP="00670240">
      <w:pPr>
        <w:rPr>
          <w:rFonts w:ascii="Arial" w:hAnsi="Arial" w:cs="Arial"/>
        </w:rPr>
      </w:pPr>
      <w:r w:rsidRPr="008529C7">
        <w:rPr>
          <w:rFonts w:ascii="Arial" w:hAnsi="Arial" w:cs="Arial"/>
          <w:b/>
          <w:bCs/>
        </w:rPr>
        <w:t>Extracción de extracto base líquido (Etapas 1, 2 y 3):</w:t>
      </w:r>
      <w:r w:rsidRPr="008529C7">
        <w:rPr>
          <w:rFonts w:ascii="Arial" w:hAnsi="Arial" w:cs="Arial"/>
        </w:rPr>
        <w:t xml:space="preserve"> </w:t>
      </w:r>
      <w:r w:rsidR="00886BD0" w:rsidRPr="00886BD0">
        <w:rPr>
          <w:rFonts w:ascii="Arial" w:hAnsi="Arial" w:cs="Arial"/>
        </w:rPr>
        <w:t xml:space="preserve">Para los ensayos con agua sintética y la obtención de biocoagulantes en estado sólido, los cladodios trozados se mezclaron con agua </w:t>
      </w:r>
      <w:r w:rsidR="00CA2767">
        <w:rPr>
          <w:rFonts w:ascii="Arial" w:hAnsi="Arial" w:cs="Arial"/>
        </w:rPr>
        <w:t>de red</w:t>
      </w:r>
      <w:r w:rsidR="00886BD0" w:rsidRPr="00886BD0">
        <w:rPr>
          <w:rFonts w:ascii="Arial" w:hAnsi="Arial" w:cs="Arial"/>
        </w:rPr>
        <w:t xml:space="preserve"> en una proporción de 1:10 (p/v). La homogenización se realizó utilizando una licuadora de inmersión (</w:t>
      </w:r>
      <w:commentRangeStart w:id="49"/>
      <w:r w:rsidR="00886BD0" w:rsidRPr="00886BD0">
        <w:rPr>
          <w:rFonts w:ascii="Arial" w:hAnsi="Arial" w:cs="Arial"/>
        </w:rPr>
        <w:t xml:space="preserve">ATMA, modelo XXX, </w:t>
      </w:r>
      <w:r w:rsidR="00886BD0">
        <w:rPr>
          <w:rFonts w:ascii="Arial" w:hAnsi="Arial" w:cs="Arial"/>
        </w:rPr>
        <w:t xml:space="preserve">potencia </w:t>
      </w:r>
      <w:r w:rsidR="00886BD0" w:rsidRPr="00886BD0">
        <w:rPr>
          <w:rFonts w:ascii="Arial" w:hAnsi="Arial" w:cs="Arial"/>
        </w:rPr>
        <w:t>XXX W</w:t>
      </w:r>
      <w:commentRangeEnd w:id="49"/>
      <w:r w:rsidR="002F2CF7" w:rsidRPr="00886BD0">
        <w:rPr>
          <w:rStyle w:val="Refdecomentario"/>
          <w:rFonts w:ascii="Arial" w:hAnsi="Arial" w:cs="Arial"/>
          <w:sz w:val="22"/>
          <w:szCs w:val="22"/>
        </w:rPr>
        <w:commentReference w:id="49"/>
      </w:r>
      <w:r w:rsidR="00886BD0" w:rsidRPr="00886BD0">
        <w:rPr>
          <w:rFonts w:ascii="Arial" w:hAnsi="Arial" w:cs="Arial"/>
        </w:rPr>
        <w:t xml:space="preserve">) mediante seis ciclos consecutivos de molienda de 30 s, intercalados con períodos de reposo de </w:t>
      </w:r>
      <w:r w:rsidR="002F2CF7">
        <w:rPr>
          <w:rFonts w:ascii="Arial" w:hAnsi="Arial" w:cs="Arial"/>
        </w:rPr>
        <w:t>1</w:t>
      </w:r>
      <w:r w:rsidR="00886BD0" w:rsidRPr="00886BD0">
        <w:rPr>
          <w:rFonts w:ascii="Arial" w:hAnsi="Arial" w:cs="Arial"/>
        </w:rPr>
        <w:t xml:space="preserve">0 s. Este procedimiento se implementó con el fin de minimizar el calentamiento por fricción. El extracto obtenido fue posteriormente filtrado a través de un tamiz </w:t>
      </w:r>
      <w:r w:rsidR="00886BD0">
        <w:rPr>
          <w:rFonts w:ascii="Arial" w:hAnsi="Arial" w:cs="Arial"/>
        </w:rPr>
        <w:t>metálico</w:t>
      </w:r>
      <w:r w:rsidR="00886BD0" w:rsidRPr="00886BD0">
        <w:rPr>
          <w:rFonts w:ascii="Arial" w:hAnsi="Arial" w:cs="Arial"/>
        </w:rPr>
        <w:t xml:space="preserve"> con una apertura de 1000 µm </w:t>
      </w:r>
      <w:r w:rsidR="00BC1D54" w:rsidRPr="00BC1D54">
        <w:rPr>
          <w:rFonts w:ascii="Arial" w:hAnsi="Arial" w:cs="Arial"/>
        </w:rPr>
        <w:t>para separar las fibras insolubles gruesas</w:t>
      </w:r>
      <w:r w:rsidR="00BC1D54">
        <w:rPr>
          <w:rFonts w:ascii="Arial" w:hAnsi="Arial" w:cs="Arial"/>
        </w:rPr>
        <w:t xml:space="preserve"> (Figura 2C)</w:t>
      </w:r>
      <w:r w:rsidR="00886BD0" w:rsidRPr="00886BD0">
        <w:rPr>
          <w:rFonts w:ascii="Arial" w:hAnsi="Arial" w:cs="Arial"/>
        </w:rPr>
        <w:t>.</w:t>
      </w:r>
      <w:r w:rsidR="00916292">
        <w:rPr>
          <w:rFonts w:ascii="Arial" w:hAnsi="Arial" w:cs="Arial"/>
        </w:rPr>
        <w:t xml:space="preserve"> </w:t>
      </w:r>
      <w:r w:rsidR="00916292" w:rsidRPr="00916292">
        <w:rPr>
          <w:rFonts w:ascii="Arial" w:hAnsi="Arial" w:cs="Arial"/>
        </w:rPr>
        <w:t>El filtrado acuoso homogéneo obtenido se empleó de manera inmediata para los ensayos de degradación temporal o como insumo base para las rutas de secado y purificación química.</w:t>
      </w:r>
    </w:p>
    <w:p w14:paraId="564DFACF" w14:textId="56D10E86" w:rsidR="00886BD0" w:rsidRPr="00886BD0" w:rsidRDefault="00481186" w:rsidP="00886BD0">
      <w:pPr>
        <w:rPr>
          <w:rFonts w:ascii="Arial" w:hAnsi="Arial" w:cs="Arial"/>
        </w:rPr>
      </w:pPr>
      <w:r w:rsidRPr="008529C7">
        <w:rPr>
          <w:rFonts w:ascii="Arial" w:hAnsi="Arial" w:cs="Arial"/>
          <w:b/>
          <w:bCs/>
        </w:rPr>
        <w:t>Extracción de matriz de hidrogel íntegro (Etapa 4):</w:t>
      </w:r>
      <w:r w:rsidRPr="008529C7">
        <w:rPr>
          <w:rFonts w:ascii="Arial" w:hAnsi="Arial" w:cs="Arial"/>
        </w:rPr>
        <w:t xml:space="preserve"> </w:t>
      </w:r>
      <w:r w:rsidR="00886BD0" w:rsidRPr="00886BD0">
        <w:rPr>
          <w:rFonts w:ascii="Arial" w:hAnsi="Arial" w:cs="Arial"/>
        </w:rPr>
        <w:t xml:space="preserve">Para la validación experimental frente a una matriz fluvial real proveniente del río Vaqueros, se implementó un protocolo alternativo de extracción mecánica suave. </w:t>
      </w:r>
      <w:r w:rsidR="008C3394" w:rsidRPr="008C3394">
        <w:rPr>
          <w:rFonts w:ascii="Arial" w:hAnsi="Arial" w:cs="Arial"/>
        </w:rPr>
        <w:t>Los cubos de cladodio fresco se sumergieron en agua de red a temperatura ambiente (~20–22 °C) durante 30 min en condiciones estáticas</w:t>
      </w:r>
      <w:r w:rsidR="00886BD0" w:rsidRPr="00886BD0">
        <w:rPr>
          <w:rFonts w:ascii="Arial" w:hAnsi="Arial" w:cs="Arial"/>
        </w:rPr>
        <w:t xml:space="preserve">. </w:t>
      </w:r>
      <w:r w:rsidR="00844C94" w:rsidRPr="00844C94">
        <w:rPr>
          <w:rFonts w:ascii="Arial" w:hAnsi="Arial" w:cs="Arial"/>
        </w:rPr>
        <w:t>Tras este período de inmersión, se registró un incremento gravimétrico de masa de aproximadamente 50% en el tejido vegetal. Finalizado el reposo, el agua libre sobrenadante fue drenada y descartada en su totalidad</w:t>
      </w:r>
      <w:r w:rsidR="00886BD0" w:rsidRPr="00886BD0">
        <w:rPr>
          <w:rFonts w:ascii="Arial" w:hAnsi="Arial" w:cs="Arial"/>
        </w:rPr>
        <w:t>.</w:t>
      </w:r>
      <w:r w:rsidR="00DD2826">
        <w:rPr>
          <w:rFonts w:ascii="Arial" w:hAnsi="Arial" w:cs="Arial"/>
        </w:rPr>
        <w:t xml:space="preserve"> </w:t>
      </w:r>
      <w:r w:rsidR="00886BD0" w:rsidRPr="00886BD0">
        <w:rPr>
          <w:rFonts w:ascii="Arial" w:hAnsi="Arial" w:cs="Arial"/>
        </w:rPr>
        <w:t>El tejido</w:t>
      </w:r>
      <w:r w:rsidR="00DD2826">
        <w:rPr>
          <w:rFonts w:ascii="Arial" w:hAnsi="Arial" w:cs="Arial"/>
        </w:rPr>
        <w:t xml:space="preserve"> vegetal</w:t>
      </w:r>
      <w:r w:rsidR="00886BD0" w:rsidRPr="00886BD0">
        <w:rPr>
          <w:rFonts w:ascii="Arial" w:hAnsi="Arial" w:cs="Arial"/>
        </w:rPr>
        <w:t xml:space="preserve"> hidratado fue sometido a seis pulsos mecánicos consecutivos de 2 s de duración, separados por intervalos de reposo de 5 s, empleando la velocidad </w:t>
      </w:r>
      <w:r w:rsidR="00886BD0" w:rsidRPr="00377F23">
        <w:rPr>
          <w:rFonts w:ascii="Arial" w:hAnsi="Arial" w:cs="Arial"/>
        </w:rPr>
        <w:t xml:space="preserve">mínima de una licuadora de inmersión (ATMA, modelo XXX, potencia XXX W). La duración y frecuencia de los pulsos fueron definidas experimentalmente con el objetivo de maximizar la liberación del hidrogel y minimizar la exposición del material a esfuerzos de corte prolongados. </w:t>
      </w:r>
      <w:r w:rsidR="00377F23" w:rsidRPr="00377F23">
        <w:rPr>
          <w:rFonts w:ascii="Arial" w:hAnsi="Arial" w:cs="Arial"/>
        </w:rPr>
        <w:t>El producto obtenido correspondió a una matriz viscosa de hidrogel (Figura 2A), la cual se dosificó directamente en las pruebas de jarras sin someterse a etapas de filtración o tamizado posterior. La dosis operativa aplicada se calculó sobre la masa fresca inicial del cladodio (previa a la inmersión en agua), garantizando una base de comparación estandarizada e independiente de la ganancia hídrica.</w:t>
      </w:r>
    </w:p>
    <w:p w14:paraId="72288D37" w14:textId="63A8E5AA" w:rsidR="00133011" w:rsidRDefault="005E10D5" w:rsidP="00670240">
      <w:pPr>
        <w:pStyle w:val="Ttulo3"/>
        <w:rPr>
          <w:rFonts w:ascii="Arial" w:hAnsi="Arial" w:cs="Arial"/>
        </w:rPr>
      </w:pPr>
      <w:del w:id="50" w:author="Enzo Corte" w:date="2026-10-16T15:27:00Z" w16du:dateUtc="2026-10-16T18:27:00Z">
        <w:r w:rsidRPr="008529C7" w:rsidDel="009C0AAB">
          <w:rPr>
            <w:rFonts w:ascii="Arial" w:hAnsi="Arial" w:cs="Arial"/>
          </w:rPr>
          <w:delText xml:space="preserve">2.2. PROCESAMIENTO ADICIONAL: EXTRACCIÓN Y </w:delText>
        </w:r>
        <w:commentRangeStart w:id="51"/>
        <w:commentRangeStart w:id="52"/>
        <w:r w:rsidRPr="008529C7" w:rsidDel="009C0AAB">
          <w:rPr>
            <w:rFonts w:ascii="Arial" w:hAnsi="Arial" w:cs="Arial"/>
          </w:rPr>
          <w:delText>SECADO</w:delText>
        </w:r>
        <w:commentRangeEnd w:id="51"/>
        <w:r w:rsidR="009C0AAB" w:rsidDel="009C0AAB">
          <w:rPr>
            <w:rStyle w:val="Refdecomentario"/>
            <w:rFonts w:ascii="Arial" w:hAnsi="Arial" w:cs="Arial"/>
            <w:sz w:val="24"/>
            <w:szCs w:val="24"/>
          </w:rPr>
          <w:commentReference w:id="51"/>
        </w:r>
      </w:del>
      <w:commentRangeEnd w:id="52"/>
      <w:r w:rsidR="009C0AAB">
        <w:rPr>
          <w:rStyle w:val="Refdecomentario"/>
          <w:rFonts w:ascii="Arial" w:hAnsi="Arial" w:cs="Arial"/>
          <w:sz w:val="24"/>
          <w:szCs w:val="24"/>
        </w:rPr>
        <w:commentReference w:id="52"/>
      </w:r>
    </w:p>
    <w:p w14:paraId="68DDF2E0" w14:textId="0370606F" w:rsidR="00F66FF8" w:rsidRPr="00AC17E3" w:rsidRDefault="00F66FF8" w:rsidP="00F66FF8">
      <w:pPr>
        <w:rPr>
          <w:rFonts w:ascii="Arial" w:hAnsi="Arial" w:cs="Arial"/>
        </w:rPr>
      </w:pPr>
      <w:r w:rsidRPr="00AC17E3">
        <w:rPr>
          <w:rFonts w:ascii="Arial" w:hAnsi="Arial" w:cs="Arial"/>
        </w:rPr>
        <w:t>2.2</w:t>
      </w:r>
      <w:r w:rsidRPr="00F66FF8">
        <w:rPr>
          <w:rFonts w:ascii="Arial" w:hAnsi="Arial" w:cs="Arial"/>
        </w:rPr>
        <w:t>. ESTRATEGIAS DE ESTABILIZACIÓN PARA LA OBTENCIÓN DE BIOCOAGULANTES EN ESTADO SÓLIDO</w:t>
      </w:r>
    </w:p>
    <w:p w14:paraId="40743709" w14:textId="77777777" w:rsidR="00C20B18" w:rsidRDefault="00C20B18" w:rsidP="00F66FF8">
      <w:pPr>
        <w:rPr>
          <w:rFonts w:ascii="Arial" w:hAnsi="Arial" w:cs="Arial"/>
        </w:rPr>
      </w:pPr>
      <w:r w:rsidRPr="00C20B18">
        <w:rPr>
          <w:rFonts w:ascii="Arial" w:hAnsi="Arial" w:cs="Arial"/>
        </w:rPr>
        <w:t>Con el propósito de evaluar alternativas de estabilización y almacenamiento del biocoagulante fuera de la fase líquida, se implementaron tres rutas de procesamiento para la obtención de formulaciones en polvo seco a partir del extracto base fresco:</w:t>
      </w:r>
    </w:p>
    <w:p w14:paraId="631A870E" w14:textId="7B193984" w:rsidR="00F66FF8" w:rsidRPr="00AC17E3" w:rsidRDefault="00F66FF8" w:rsidP="00F66FF8">
      <w:pPr>
        <w:rPr>
          <w:rFonts w:ascii="Arial" w:hAnsi="Arial" w:cs="Arial"/>
        </w:rPr>
      </w:pPr>
      <w:r w:rsidRPr="00AC17E3">
        <w:rPr>
          <w:rFonts w:ascii="Arial" w:hAnsi="Arial" w:cs="Arial"/>
        </w:rPr>
        <w:t>Secado directo: Una alícuota del extracto líquido fresco fue sometida a deshidratación en una estufa de convección (</w:t>
      </w:r>
      <w:commentRangeStart w:id="53"/>
      <w:r>
        <w:rPr>
          <w:rFonts w:ascii="Arial" w:hAnsi="Arial" w:cs="Arial"/>
        </w:rPr>
        <w:t xml:space="preserve">marca XXX, </w:t>
      </w:r>
      <w:r w:rsidRPr="00AC17E3">
        <w:rPr>
          <w:rFonts w:ascii="Arial" w:hAnsi="Arial" w:cs="Arial"/>
        </w:rPr>
        <w:t>modelo XXX</w:t>
      </w:r>
      <w:commentRangeEnd w:id="53"/>
      <w:r w:rsidR="00A77724" w:rsidRPr="00AC17E3">
        <w:rPr>
          <w:rStyle w:val="Refdecomentario"/>
          <w:rFonts w:ascii="Arial" w:hAnsi="Arial" w:cs="Arial"/>
          <w:sz w:val="22"/>
          <w:szCs w:val="22"/>
        </w:rPr>
        <w:commentReference w:id="53"/>
      </w:r>
      <w:r w:rsidRPr="00AC17E3">
        <w:rPr>
          <w:rFonts w:ascii="Arial" w:hAnsi="Arial" w:cs="Arial"/>
        </w:rPr>
        <w:t xml:space="preserve">) a 50 °C durante 24 h. </w:t>
      </w:r>
      <w:r w:rsidR="00613D01" w:rsidRPr="00613D01">
        <w:rPr>
          <w:rFonts w:ascii="Arial" w:hAnsi="Arial" w:cs="Arial"/>
        </w:rPr>
        <w:t>Este umbral térmico fue seleccionado a partir de estudios de caracterización fisicoquímica y reológica reportados en la literatura para polisacáridos de Opuntia. Estos indican que tratamientos térmicos superiores a los 50–60 °C inducen cambios conformacionales y pérdida de propiedades funcionales como la viscosidad y capacidad de retención de agua</w:t>
      </w:r>
      <w:r w:rsidR="004A4E44">
        <w:rPr>
          <w:rFonts w:ascii="Arial" w:hAnsi="Arial" w:cs="Arial"/>
        </w:rPr>
        <w:t xml:space="preserve"> </w:t>
      </w:r>
      <w:sdt>
        <w:sdtPr>
          <w:rPr>
            <w:rFonts w:ascii="Arial" w:hAnsi="Arial" w:cs="Arial"/>
          </w:rPr>
          <w:tag w:val="MENDELEY_CITATION_v3_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"/>
          <w:id w:val="-859195963"/>
          <w:placeholder>
            <w:docPart w:val="DefaultPlaceholder_-1854013440"/>
          </w:placeholder>
        </w:sdtPr>
        <w:sdtContent>
          <w:r w:rsidR="004A4E44" w:rsidRPr="004A4E44">
            <w:rPr>
              <w:rFonts w:ascii="Arial" w:hAnsi="Arial" w:cs="Arial"/>
              <w:color w:val="000000"/>
            </w:rPr>
            <w:t>(Medina-Torres et al., 2000)</w:t>
          </w:r>
        </w:sdtContent>
      </w:sdt>
      <w:sdt>
        <w:sdtPr>
          <w:rPr>
            <w:rFonts w:ascii="Arial" w:hAnsi="Arial" w:cs="Arial"/>
          </w:rPr>
          <w:tag w:val="MENDELEY_CITATION_v3_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"/>
          <w:id w:val="1911877269"/>
          <w:placeholder>
            <w:docPart w:val="DefaultPlaceholder_-1854013440"/>
          </w:placeholder>
        </w:sdtPr>
        <w:sdtContent>
          <w:r w:rsidR="004A4E44" w:rsidRPr="004A4E44">
            <w:rPr>
              <w:rFonts w:ascii="Arial" w:hAnsi="Arial" w:cs="Arial"/>
              <w:color w:val="000000"/>
            </w:rPr>
            <w:t>(Otálora et al., 2022)</w:t>
          </w:r>
        </w:sdtContent>
      </w:sdt>
      <w:r w:rsidR="00613D01">
        <w:rPr>
          <w:rFonts w:ascii="Arial" w:hAnsi="Arial" w:cs="Arial"/>
        </w:rPr>
        <w:t xml:space="preserve">. </w:t>
      </w:r>
      <w:r w:rsidRPr="00AC17E3">
        <w:rPr>
          <w:rFonts w:ascii="Arial" w:hAnsi="Arial" w:cs="Arial"/>
        </w:rPr>
        <w:t>La biomasa seca obtenida fue posteriormente triturada mediante mortero y tamizada hasta alcanzar un tamaño de partícula ≤ 300 μm.</w:t>
      </w:r>
      <w:r w:rsidRPr="00F66FF8">
        <w:rPr>
          <w:rFonts w:ascii="Arial" w:hAnsi="Arial" w:cs="Arial"/>
        </w:rPr>
        <w:t xml:space="preserve"> </w:t>
      </w:r>
    </w:p>
    <w:p w14:paraId="66E57B96" w14:textId="2F2185E5" w:rsidR="00F66FF8" w:rsidRPr="00AC17E3" w:rsidRDefault="00F66FF8" w:rsidP="00F66FF8">
      <w:pPr>
        <w:rPr>
          <w:rFonts w:ascii="Arial" w:hAnsi="Arial" w:cs="Arial"/>
        </w:rPr>
      </w:pPr>
      <w:r w:rsidRPr="00AC17E3">
        <w:rPr>
          <w:rFonts w:ascii="Arial" w:hAnsi="Arial" w:cs="Arial"/>
        </w:rPr>
        <w:lastRenderedPageBreak/>
        <w:t>Purificación química: Con el objetivo de remover compuestos solubles de bajo peso molecular y obtener fracciones enriquecidas en biopolímeros, el extracto líquido fue sometido a dos tratamientos independientes en una relación 1:2 (v/v)</w:t>
      </w:r>
      <w:r w:rsidR="00A250FC">
        <w:rPr>
          <w:rFonts w:ascii="Arial" w:hAnsi="Arial" w:cs="Arial"/>
        </w:rPr>
        <w:t>, propuestos en bibliografía</w:t>
      </w:r>
      <w:r w:rsidRPr="00AC17E3">
        <w:rPr>
          <w:rFonts w:ascii="Arial" w:hAnsi="Arial" w:cs="Arial"/>
        </w:rPr>
        <w:t>. El primero consistió en la adición de etanol al 96% (Frau®)</w:t>
      </w:r>
      <w:r w:rsidR="00A250FC">
        <w:rPr>
          <w:rFonts w:ascii="Arial" w:hAnsi="Arial" w:cs="Arial"/>
        </w:rPr>
        <w:t xml:space="preserve"> </w:t>
      </w:r>
      <w:sdt>
        <w:sdtPr>
          <w:rPr>
            <w:rFonts w:ascii="Arial" w:hAnsi="Arial" w:cs="Arial"/>
            <w:color w:val="000000"/>
          </w:rPr>
          <w:tag w:val="MENDELEY_CITATION_v3_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"/>
          <w:id w:val="375203892"/>
          <w:placeholder>
            <w:docPart w:val="A8706E840A2D4938A8E77AE34045EF1F"/>
          </w:placeholder>
        </w:sdtPr>
        <w:sdtEndPr/>
        <w:sdtContent>
          <w:r w:rsidR="006D57CC" w:rsidRPr="006D57CC">
            <w:rPr>
              <w:rFonts w:ascii="Arial" w:hAnsi="Arial" w:cs="Arial"/>
              <w:color w:val="000000"/>
            </w:rPr>
            <w:t>(Fernández Martínez et al., 2024)</w:t>
          </w:r>
        </w:sdtContent>
      </w:sdt>
      <w:r w:rsidRPr="00AC17E3">
        <w:rPr>
          <w:rFonts w:ascii="Arial" w:hAnsi="Arial" w:cs="Arial"/>
        </w:rPr>
        <w:t>, mientras que el segundo empleó una solución de NaCl</w:t>
      </w:r>
      <w:r>
        <w:rPr>
          <w:rFonts w:ascii="Arial" w:hAnsi="Arial" w:cs="Arial"/>
        </w:rPr>
        <w:t xml:space="preserve"> (MARCA XXX)</w:t>
      </w:r>
      <w:r w:rsidRPr="00AC17E3">
        <w:rPr>
          <w:rFonts w:ascii="Arial" w:hAnsi="Arial" w:cs="Arial"/>
        </w:rPr>
        <w:t xml:space="preserve"> 3 M</w:t>
      </w:r>
      <w:r w:rsidR="00A250FC">
        <w:rPr>
          <w:rFonts w:ascii="Arial" w:hAnsi="Arial" w:cs="Arial"/>
        </w:rPr>
        <w:t xml:space="preserve"> </w:t>
      </w:r>
      <w:sdt>
        <w:sdtPr>
          <w:rPr>
            <w:rFonts w:ascii="Arial" w:hAnsi="Arial" w:cs="Arial"/>
            <w:color w:val="000000"/>
          </w:rPr>
          <w:tag w:val="MENDELEY_CITATION_v3_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"/>
          <w:id w:val="-1409304328"/>
          <w:placeholder>
            <w:docPart w:val="0D48E426ABA24A1CB020008D85CB9E2F"/>
          </w:placeholder>
        </w:sdtPr>
        <w:sdtEndPr/>
        <w:sdtContent>
          <w:r w:rsidR="006D57CC" w:rsidRPr="006D57CC">
            <w:rPr>
              <w:rFonts w:ascii="Arial" w:eastAsia="Times New Roman" w:hAnsi="Arial" w:cs="Arial"/>
              <w:color w:val="000000"/>
            </w:rPr>
            <w:t>(Vishali &amp; Karthikeyan, 2015)</w:t>
          </w:r>
        </w:sdtContent>
      </w:sdt>
      <w:r w:rsidRPr="00AC17E3">
        <w:rPr>
          <w:rFonts w:ascii="Arial" w:hAnsi="Arial" w:cs="Arial"/>
        </w:rPr>
        <w:t xml:space="preserve">. Los precipitados obtenidos fueron recuperados, lavados con agua destilada y posteriormente secados en </w:t>
      </w:r>
      <w:r>
        <w:rPr>
          <w:rFonts w:ascii="Arial" w:hAnsi="Arial" w:cs="Arial"/>
        </w:rPr>
        <w:t>la</w:t>
      </w:r>
      <w:r w:rsidRPr="00AC17E3">
        <w:rPr>
          <w:rFonts w:ascii="Arial" w:hAnsi="Arial" w:cs="Arial"/>
        </w:rPr>
        <w:t xml:space="preserve"> estufa de convección a 50 °C durante 24 h. Finalmente, el material seco fue triturado y tamizado hasta obtener un tamaño de partícula ≤ 300 μm. </w:t>
      </w:r>
    </w:p>
    <w:p w14:paraId="0CC324E7" w14:textId="77777777" w:rsidR="00F66FF8" w:rsidRPr="00AC17E3" w:rsidRDefault="00F66FF8" w:rsidP="00F66FF8">
      <w:pPr>
        <w:rPr>
          <w:rFonts w:ascii="Arial" w:hAnsi="Arial" w:cs="Arial"/>
        </w:rPr>
      </w:pPr>
    </w:p>
    <w:p w14:paraId="4A0C2CA6" w14:textId="4AAE9C58" w:rsidR="00133011" w:rsidRPr="008529C7" w:rsidRDefault="00133011" w:rsidP="00AC17E3">
      <w:pPr>
        <w:rPr>
          <w:rFonts w:ascii="Arial" w:hAnsi="Arial" w:cs="Arial"/>
        </w:rPr>
      </w:pPr>
    </w:p>
    <w:p w14:paraId="3108C9A4" w14:textId="77777777" w:rsidR="00670240" w:rsidRPr="008529C7" w:rsidRDefault="00670240" w:rsidP="00670240">
      <w:pPr>
        <w:pStyle w:val="Listaconvietas"/>
        <w:keepNext/>
        <w:numPr>
          <w:ilvl w:val="0"/>
          <w:numId w:val="0"/>
        </w:numPr>
        <w:ind w:left="360"/>
        <w:jc w:val="center"/>
        <w:rPr>
          <w:rFonts w:ascii="Arial" w:hAnsi="Arial" w:cs="Arial"/>
        </w:rPr>
      </w:pPr>
      <w:commentRangeStart w:id="54"/>
      <w:r w:rsidRPr="008529C7">
        <w:rPr>
          <w:rFonts w:ascii="Arial" w:hAnsi="Arial" w:cs="Arial"/>
          <w:noProof/>
        </w:rPr>
        <w:drawing>
          <wp:inline distT="0" distB="0" distL="0" distR="0" wp14:anchorId="70259B25" wp14:editId="30260CCF">
            <wp:extent cx="4696558" cy="2641051"/>
            <wp:effectExtent l="95250" t="95250" r="104140" b="102235"/>
            <wp:docPr id="20036240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4063" name="Imagen 2003624063"/>
                    <pic:cNvPicPr/>
                  </pic:nvPicPr>
                  <pic:blipFill>
                    <a:blip r:embed="rId13"/>
                    <a:stretch>
                      <a:fillRect/>
                    </a:stretch>
                  </pic:blipFill>
                  <pic:spPr>
                    <a:xfrm>
                      <a:off x="0" y="0"/>
                      <a:ext cx="4703386" cy="26448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commentRangeEnd w:id="54"/>
      <w:r w:rsidR="005B5DBE" w:rsidRPr="008529C7">
        <w:rPr>
          <w:rStyle w:val="Refdecomentario"/>
          <w:rFonts w:ascii="Arial" w:hAnsi="Arial" w:cs="Arial"/>
          <w:sz w:val="22"/>
          <w:szCs w:val="22"/>
        </w:rPr>
        <w:commentReference w:id="54"/>
      </w:r>
    </w:p>
    <w:p w14:paraId="5019BE63" w14:textId="4F80BE1B" w:rsidR="00133011" w:rsidRPr="008529C7" w:rsidRDefault="00670240" w:rsidP="00AC17E3">
      <w:pPr>
        <w:pStyle w:val="Descripcin"/>
        <w:jc w:val="left"/>
        <w:rPr>
          <w:rFonts w:ascii="Arial" w:hAnsi="Arial" w:cs="Arial"/>
        </w:rPr>
      </w:pPr>
      <w:commentRangeStart w:id="55"/>
      <w:r w:rsidRPr="008529C7">
        <w:rPr>
          <w:rFonts w:ascii="Arial" w:hAnsi="Arial" w:cs="Arial"/>
          <w:b w:val="0"/>
          <w:bCs w:val="0"/>
          <w:i/>
          <w:iCs/>
          <w:color w:val="000000"/>
          <w:sz w:val="22"/>
          <w:szCs w:val="22"/>
        </w:rPr>
        <w:t>Figura</w:t>
      </w:r>
      <w:commentRangeEnd w:id="55"/>
      <w:r w:rsidR="005B5DBE" w:rsidRPr="008529C7">
        <w:rPr>
          <w:rStyle w:val="Refdecomentario"/>
          <w:rFonts w:ascii="Arial" w:hAnsi="Arial" w:cs="Arial"/>
          <w:b w:val="0"/>
          <w:bCs w:val="0"/>
          <w:i/>
          <w:iCs/>
          <w:color w:val="000000"/>
          <w:sz w:val="22"/>
          <w:szCs w:val="22"/>
        </w:rPr>
        <w:commentReference w:id="55"/>
      </w:r>
      <w:r w:rsidRPr="008529C7">
        <w:rPr>
          <w:rFonts w:ascii="Arial" w:hAnsi="Arial" w:cs="Arial"/>
          <w:b w:val="0"/>
          <w:bCs w:val="0"/>
          <w:i/>
          <w:iCs/>
          <w:color w:val="000000"/>
          <w:sz w:val="22"/>
          <w:szCs w:val="22"/>
        </w:rPr>
        <w:t xml:space="preserve"> </w:t>
      </w:r>
      <w:r w:rsidRPr="008529C7">
        <w:rPr>
          <w:rFonts w:ascii="Arial" w:hAnsi="Arial" w:cs="Arial"/>
          <w:b w:val="0"/>
          <w:bCs w:val="0"/>
          <w:i/>
          <w:iCs/>
          <w:color w:val="000000"/>
        </w:rPr>
        <w:fldChar w:fldCharType="begin"/>
      </w:r>
      <w:r w:rsidRPr="008529C7">
        <w:rPr>
          <w:rFonts w:ascii="Arial" w:hAnsi="Arial" w:cs="Arial"/>
          <w:b w:val="0"/>
          <w:bCs w:val="0"/>
          <w:i/>
          <w:iCs/>
          <w:color w:val="000000"/>
          <w:sz w:val="22"/>
          <w:szCs w:val="22"/>
        </w:rPr>
        <w:instrText xml:space="preserve"> SEQ Figura \* ARABIC </w:instrText>
      </w:r>
      <w:r w:rsidRPr="008529C7">
        <w:rPr>
          <w:rFonts w:ascii="Arial" w:hAnsi="Arial" w:cs="Arial"/>
          <w:b w:val="0"/>
          <w:bCs w:val="0"/>
          <w:i/>
          <w:iCs/>
          <w:color w:val="000000"/>
        </w:rPr>
        <w:fldChar w:fldCharType="separate"/>
      </w:r>
      <w:r w:rsidR="00C476CE" w:rsidRPr="008529C7">
        <w:rPr>
          <w:rFonts w:ascii="Arial" w:hAnsi="Arial" w:cs="Arial"/>
          <w:b w:val="0"/>
          <w:bCs w:val="0"/>
          <w:i/>
          <w:iCs/>
          <w:color w:val="000000"/>
          <w:sz w:val="22"/>
          <w:szCs w:val="22"/>
        </w:rPr>
        <w:t>2</w:t>
      </w:r>
      <w:r w:rsidRPr="008529C7">
        <w:rPr>
          <w:rFonts w:ascii="Arial" w:hAnsi="Arial" w:cs="Arial"/>
          <w:b w:val="0"/>
          <w:bCs w:val="0"/>
          <w:i/>
          <w:iCs/>
          <w:color w:val="000000"/>
        </w:rPr>
        <w:fldChar w:fldCharType="end"/>
      </w:r>
      <w:r w:rsidRPr="008529C7">
        <w:rPr>
          <w:rFonts w:ascii="Arial" w:hAnsi="Arial" w:cs="Arial"/>
          <w:b w:val="0"/>
          <w:bCs w:val="0"/>
          <w:i/>
          <w:iCs/>
          <w:color w:val="000000"/>
          <w:sz w:val="22"/>
          <w:szCs w:val="22"/>
        </w:rPr>
        <w:t xml:space="preserve">: </w:t>
      </w:r>
      <w:r w:rsidR="00AF1C1E" w:rsidRPr="00AF1C1E">
        <w:rPr>
          <w:rFonts w:ascii="Arial" w:hAnsi="Arial" w:cs="Arial"/>
          <w:b w:val="0"/>
          <w:bCs w:val="0"/>
          <w:i/>
          <w:iCs/>
          <w:color w:val="000000"/>
          <w:sz w:val="22"/>
          <w:szCs w:val="22"/>
        </w:rPr>
        <w:t>Estrategias de procesamiento y obtención del biocoagulante basado en Opuntia ficus-indica. (A) Matriz hidrogelificada obtenida mediante extracción mecánica suave, empleada directamente en los ensayos de validación sobre matriz fluvial real; (B) fracción obtenida mediante tratamiento con NaCl 3 M, evidenciando la separación entre la fase precipitada y los compuestos solubles; y (C) extracto líquido obtenido por homogenización mecánica convencional y posterior filtración.</w:t>
      </w:r>
      <w:r w:rsidR="00AF1C1E" w:rsidRPr="00AF1C1E" w:rsidDel="00AF1C1E">
        <w:rPr>
          <w:rFonts w:ascii="Arial" w:hAnsi="Arial" w:cs="Arial"/>
          <w:b w:val="0"/>
          <w:bCs w:val="0"/>
          <w:i/>
          <w:iCs/>
          <w:color w:val="000000"/>
          <w:sz w:val="22"/>
          <w:szCs w:val="22"/>
        </w:rPr>
        <w:t xml:space="preserve"> </w:t>
      </w:r>
      <w:r w:rsidR="000661CE" w:rsidRPr="008529C7">
        <w:rPr>
          <w:rFonts w:ascii="Arial" w:hAnsi="Arial" w:cs="Arial"/>
        </w:rPr>
        <w:t>2.3. PREPARACIÓN DE AGUA SINTÉTICA</w:t>
      </w:r>
    </w:p>
    <w:p w14:paraId="6E5FE4B1" w14:textId="05F6521E" w:rsidR="003665B8" w:rsidRPr="008529C7" w:rsidRDefault="00AF1C1E" w:rsidP="003665B8">
      <w:pPr>
        <w:keepNext/>
        <w:jc w:val="center"/>
        <w:rPr>
          <w:rFonts w:ascii="Arial" w:hAnsi="Arial" w:cs="Arial"/>
        </w:rPr>
      </w:pPr>
      <w:r w:rsidRPr="00AF1C1E">
        <w:rPr>
          <w:rFonts w:ascii="Arial" w:hAnsi="Arial" w:cs="Arial"/>
        </w:rPr>
        <w:t>Para evaluar la eficiencia del proceso de coagulación bajo condiciones controladas, se preparó agua turbia sintética utilizando sedimentos naturales recolectados en las riberas del río Vaqueros (Provincia de Salta, Argentina). El material superficial fue recolectado manualmente y posteriormente sometido a un tamizado en húmedo mediante un tamiz de 45 μm</w:t>
      </w:r>
      <w:r>
        <w:rPr>
          <w:rFonts w:ascii="Arial" w:hAnsi="Arial" w:cs="Arial"/>
        </w:rPr>
        <w:t xml:space="preserve"> (malla </w:t>
      </w:r>
      <w:r w:rsidRPr="00AF1C1E">
        <w:rPr>
          <w:rFonts w:ascii="Arial" w:hAnsi="Arial" w:cs="Arial"/>
        </w:rPr>
        <w:t>ASTM #325</w:t>
      </w:r>
      <w:r>
        <w:rPr>
          <w:rFonts w:ascii="Arial" w:hAnsi="Arial" w:cs="Arial"/>
        </w:rPr>
        <w:t>)</w:t>
      </w:r>
      <w:r w:rsidRPr="00AF1C1E">
        <w:rPr>
          <w:rFonts w:ascii="Arial" w:hAnsi="Arial" w:cs="Arial"/>
        </w:rPr>
        <w:t>, descartando la fracción arenosa y reteniendo la fracción fina compuesta predominantemente por limos y arcillas. El material recuperado fue deshidratado en una estufa de convección a 50 °C durante 24 h, siguiendo condiciones reportadas en la literatura</w:t>
      </w:r>
      <w:r>
        <w:rPr>
          <w:rFonts w:ascii="Arial" w:hAnsi="Arial" w:cs="Arial"/>
        </w:rPr>
        <w:t xml:space="preserve"> (CITA)</w:t>
      </w:r>
      <w:r w:rsidRPr="00AF1C1E">
        <w:rPr>
          <w:rFonts w:ascii="Arial" w:hAnsi="Arial" w:cs="Arial"/>
        </w:rPr>
        <w:t xml:space="preserve"> para minimizar modificaciones asociadas al secado y garantizar una adecuada estandarización de la matriz utilizada en los ensayos.</w:t>
      </w:r>
      <w:r w:rsidR="00353334" w:rsidRPr="00353334">
        <w:rPr>
          <w:rFonts w:ascii="Arial" w:hAnsi="Arial" w:cs="Arial"/>
        </w:rPr>
        <w:t xml:space="preserve">A partir del material seco obtenido, se prepararon suspensiones mediante la dispersión directa del sedimento en agua de grifo. Con el propósito de representar distintos escenarios de </w:t>
      </w:r>
      <w:r w:rsidR="00353334" w:rsidRPr="00353334">
        <w:rPr>
          <w:rFonts w:ascii="Arial" w:hAnsi="Arial" w:cs="Arial"/>
        </w:rPr>
        <w:lastRenderedPageBreak/>
        <w:t>tratamiento, se establecieron dos rangos de concentración: una matriz de baja turbidez, utilizando entre 1</w:t>
      </w:r>
      <w:r w:rsidR="00353334">
        <w:rPr>
          <w:rFonts w:ascii="Arial" w:hAnsi="Arial" w:cs="Arial"/>
        </w:rPr>
        <w:t>.00</w:t>
      </w:r>
      <w:r w:rsidR="00353334" w:rsidRPr="00353334">
        <w:rPr>
          <w:rFonts w:ascii="Arial" w:hAnsi="Arial" w:cs="Arial"/>
        </w:rPr>
        <w:t xml:space="preserve"> y 1</w:t>
      </w:r>
      <w:r w:rsidR="00353334">
        <w:rPr>
          <w:rFonts w:ascii="Arial" w:hAnsi="Arial" w:cs="Arial"/>
        </w:rPr>
        <w:t>.</w:t>
      </w:r>
      <w:r w:rsidR="00353334" w:rsidRPr="00353334">
        <w:rPr>
          <w:rFonts w:ascii="Arial" w:hAnsi="Arial" w:cs="Arial"/>
        </w:rPr>
        <w:t>5</w:t>
      </w:r>
      <w:r w:rsidR="00353334">
        <w:rPr>
          <w:rFonts w:ascii="Arial" w:hAnsi="Arial" w:cs="Arial"/>
        </w:rPr>
        <w:t>0</w:t>
      </w:r>
      <w:r w:rsidR="00353334" w:rsidRPr="00353334">
        <w:rPr>
          <w:rFonts w:ascii="Arial" w:hAnsi="Arial" w:cs="Arial"/>
        </w:rPr>
        <w:t xml:space="preserve"> g/L de sedimento seco, y una matriz de alta turbidez, utilizando entre 4</w:t>
      </w:r>
      <w:r w:rsidR="00353334">
        <w:rPr>
          <w:rFonts w:ascii="Arial" w:hAnsi="Arial" w:cs="Arial"/>
        </w:rPr>
        <w:t>.00</w:t>
      </w:r>
      <w:r w:rsidR="00353334" w:rsidRPr="00353334">
        <w:rPr>
          <w:rFonts w:ascii="Arial" w:hAnsi="Arial" w:cs="Arial"/>
        </w:rPr>
        <w:t xml:space="preserve"> y 5</w:t>
      </w:r>
      <w:r w:rsidR="00353334">
        <w:rPr>
          <w:rFonts w:ascii="Arial" w:hAnsi="Arial" w:cs="Arial"/>
        </w:rPr>
        <w:t>.00</w:t>
      </w:r>
      <w:r w:rsidR="00353334" w:rsidRPr="00353334">
        <w:rPr>
          <w:rFonts w:ascii="Arial" w:hAnsi="Arial" w:cs="Arial"/>
        </w:rPr>
        <w:t xml:space="preserve"> g/L. Esta última fue seleccionada para representar condiciones de elevada </w:t>
      </w:r>
      <w:r w:rsidR="00353334">
        <w:rPr>
          <w:rFonts w:ascii="Arial" w:hAnsi="Arial" w:cs="Arial"/>
        </w:rPr>
        <w:t>turbidez</w:t>
      </w:r>
      <w:r w:rsidR="00353334" w:rsidRPr="00353334">
        <w:rPr>
          <w:rFonts w:ascii="Arial" w:hAnsi="Arial" w:cs="Arial"/>
        </w:rPr>
        <w:t>, potencialmente asociadas a eventos hidrológicos intensos, tales como precipitaciones estacionales y episodios de incremento de la turbulencia fluvial.</w:t>
      </w:r>
      <w:r w:rsidR="00353334">
        <w:rPr>
          <w:rFonts w:ascii="Arial" w:hAnsi="Arial" w:cs="Arial"/>
        </w:rPr>
        <w:t xml:space="preserve"> </w:t>
      </w:r>
      <w:r w:rsidR="00353334" w:rsidRPr="00353334">
        <w:rPr>
          <w:rFonts w:ascii="Arial" w:hAnsi="Arial" w:cs="Arial"/>
        </w:rPr>
        <w:t>Las suspensiones fueron homogeneizadas mecánicamente y la turbidez inicial se determinó inmediatamente después de su preparación, previo a cualquier proceso de sedimentación,</w:t>
      </w:r>
      <w:r w:rsidR="00353334">
        <w:rPr>
          <w:rFonts w:ascii="Arial" w:hAnsi="Arial" w:cs="Arial"/>
        </w:rPr>
        <w:t xml:space="preserve"> con el fin de cuantificar la máxima dispersión coloidal,</w:t>
      </w:r>
      <w:r w:rsidR="00353334" w:rsidRPr="00353334">
        <w:rPr>
          <w:rFonts w:ascii="Arial" w:hAnsi="Arial" w:cs="Arial"/>
        </w:rPr>
        <w:t xml:space="preserve"> garantizando así condiciones experimentales reproducibles y permitiendo evaluar el desempeño del biocoagulante frente a matrices acuosas con diferentes niveles de sólidos suspendidos.</w:t>
      </w:r>
      <w:commentRangeStart w:id="56"/>
      <w:r w:rsidR="003665B8" w:rsidRPr="008529C7">
        <w:rPr>
          <w:rFonts w:ascii="Arial" w:hAnsi="Arial" w:cs="Arial"/>
          <w:noProof/>
        </w:rPr>
        <w:drawing>
          <wp:inline distT="0" distB="0" distL="0" distR="0" wp14:anchorId="5A9083D6" wp14:editId="6636A139">
            <wp:extent cx="3873699" cy="3873699"/>
            <wp:effectExtent l="95250" t="95250" r="88900" b="88900"/>
            <wp:docPr id="1176868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68606" name="Imagen 1176868606"/>
                    <pic:cNvPicPr/>
                  </pic:nvPicPr>
                  <pic:blipFill>
                    <a:blip r:embed="rId14">
                      <a:extLst>
                        <a:ext uri="{BEBA8EAE-BF5A-486C-A8C5-ECC9F3942E4B}">
                          <a14:imgProps xmlns:a14="http://schemas.microsoft.com/office/drawing/2010/main">
                            <a14:imgLayer r:embed="rId15">
                              <a14:imgEffect>
                                <a14:sharpenSoften amount="25000"/>
                              </a14:imgEffect>
                            </a14:imgLayer>
                          </a14:imgProps>
                        </a:ext>
                      </a:extLst>
                    </a:blip>
                    <a:stretch>
                      <a:fillRect/>
                    </a:stretch>
                  </pic:blipFill>
                  <pic:spPr>
                    <a:xfrm>
                      <a:off x="0" y="0"/>
                      <a:ext cx="3873699" cy="387369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commentRangeEnd w:id="56"/>
      <w:r w:rsidR="005B5DBE" w:rsidRPr="008529C7">
        <w:rPr>
          <w:rStyle w:val="Refdecomentario"/>
          <w:rFonts w:ascii="Arial" w:hAnsi="Arial" w:cs="Arial"/>
          <w:sz w:val="22"/>
          <w:szCs w:val="22"/>
        </w:rPr>
        <w:commentReference w:id="56"/>
      </w:r>
    </w:p>
    <w:p w14:paraId="444428A1" w14:textId="50A5D783" w:rsidR="00133011" w:rsidRPr="008529C7" w:rsidRDefault="003665B8" w:rsidP="00AC17E3">
      <w:pPr>
        <w:pStyle w:val="Descripcin"/>
        <w:jc w:val="left"/>
        <w:rPr>
          <w:rFonts w:ascii="Arial" w:hAnsi="Arial" w:cs="Arial"/>
        </w:rPr>
      </w:pPr>
      <w:commentRangeStart w:id="57"/>
      <w:r w:rsidRPr="008529C7">
        <w:rPr>
          <w:rFonts w:ascii="Arial" w:hAnsi="Arial" w:cs="Arial"/>
          <w:b w:val="0"/>
          <w:bCs w:val="0"/>
          <w:i/>
          <w:iCs/>
          <w:color w:val="000000"/>
          <w:sz w:val="22"/>
          <w:szCs w:val="22"/>
        </w:rPr>
        <w:t>Figura</w:t>
      </w:r>
      <w:commentRangeEnd w:id="57"/>
      <w:r w:rsidR="005B5DBE" w:rsidRPr="008529C7">
        <w:rPr>
          <w:rStyle w:val="Refdecomentario"/>
          <w:rFonts w:ascii="Arial" w:hAnsi="Arial" w:cs="Arial"/>
          <w:b w:val="0"/>
          <w:bCs w:val="0"/>
          <w:i/>
          <w:iCs/>
          <w:color w:val="000000"/>
          <w:sz w:val="22"/>
          <w:szCs w:val="22"/>
        </w:rPr>
        <w:commentReference w:id="57"/>
      </w:r>
      <w:r w:rsidRPr="008529C7">
        <w:rPr>
          <w:rFonts w:ascii="Arial" w:hAnsi="Arial" w:cs="Arial"/>
          <w:b w:val="0"/>
          <w:bCs w:val="0"/>
          <w:i/>
          <w:iCs/>
          <w:color w:val="000000"/>
          <w:sz w:val="22"/>
          <w:szCs w:val="22"/>
        </w:rPr>
        <w:t xml:space="preserve"> </w:t>
      </w:r>
      <w:r w:rsidRPr="008529C7">
        <w:rPr>
          <w:rFonts w:ascii="Arial" w:hAnsi="Arial" w:cs="Arial"/>
          <w:b w:val="0"/>
          <w:bCs w:val="0"/>
          <w:i/>
          <w:iCs/>
          <w:color w:val="000000"/>
        </w:rPr>
        <w:fldChar w:fldCharType="begin"/>
      </w:r>
      <w:r w:rsidRPr="008529C7">
        <w:rPr>
          <w:rFonts w:ascii="Arial" w:hAnsi="Arial" w:cs="Arial"/>
          <w:b w:val="0"/>
          <w:bCs w:val="0"/>
          <w:i/>
          <w:iCs/>
          <w:color w:val="000000"/>
          <w:sz w:val="22"/>
          <w:szCs w:val="22"/>
        </w:rPr>
        <w:instrText xml:space="preserve"> SEQ Figura \* ARABIC </w:instrText>
      </w:r>
      <w:r w:rsidRPr="008529C7">
        <w:rPr>
          <w:rFonts w:ascii="Arial" w:hAnsi="Arial" w:cs="Arial"/>
          <w:b w:val="0"/>
          <w:bCs w:val="0"/>
          <w:i/>
          <w:iCs/>
          <w:color w:val="000000"/>
        </w:rPr>
        <w:fldChar w:fldCharType="separate"/>
      </w:r>
      <w:r w:rsidR="00C476CE" w:rsidRPr="008529C7">
        <w:rPr>
          <w:rFonts w:ascii="Arial" w:hAnsi="Arial" w:cs="Arial"/>
          <w:b w:val="0"/>
          <w:bCs w:val="0"/>
          <w:i/>
          <w:iCs/>
          <w:color w:val="000000"/>
          <w:sz w:val="22"/>
          <w:szCs w:val="22"/>
        </w:rPr>
        <w:t>3</w:t>
      </w:r>
      <w:r w:rsidRPr="008529C7">
        <w:rPr>
          <w:rFonts w:ascii="Arial" w:hAnsi="Arial" w:cs="Arial"/>
          <w:b w:val="0"/>
          <w:bCs w:val="0"/>
          <w:i/>
          <w:iCs/>
          <w:color w:val="000000"/>
        </w:rPr>
        <w:fldChar w:fldCharType="end"/>
      </w:r>
      <w:r w:rsidRPr="008529C7">
        <w:rPr>
          <w:rFonts w:ascii="Arial" w:hAnsi="Arial" w:cs="Arial"/>
          <w:b w:val="0"/>
          <w:bCs w:val="0"/>
          <w:i/>
          <w:iCs/>
          <w:color w:val="000000"/>
          <w:sz w:val="22"/>
          <w:szCs w:val="22"/>
        </w:rPr>
        <w:t xml:space="preserve">: </w:t>
      </w:r>
      <w:r w:rsidR="00655757" w:rsidRPr="00655757">
        <w:rPr>
          <w:rFonts w:ascii="Arial" w:hAnsi="Arial" w:cs="Arial"/>
          <w:b w:val="0"/>
          <w:bCs w:val="0"/>
          <w:i/>
          <w:iCs/>
          <w:color w:val="000000"/>
          <w:sz w:val="22"/>
          <w:szCs w:val="22"/>
        </w:rPr>
        <w:t>Preparación y acondicionamiento de las matrices acuosas sintéticas empleadas en los ensayos de coagulación. (A) Proceso de tamizado en fase húmeda utilizado para obtener la fracción fina del sedimento; (B) material seco recuperado luego de la etapa de deshidratación y acondicionamiento; y (C) matrices acuosas sintéticas preparadas a diferentes concentraciones de sólidos suspendidos para la evaluación del desempeño del biocoagulante.</w:t>
      </w:r>
      <w:r w:rsidR="000661CE" w:rsidRPr="008529C7">
        <w:rPr>
          <w:rFonts w:ascii="Arial" w:hAnsi="Arial" w:cs="Arial"/>
        </w:rPr>
        <w:t xml:space="preserve">2.4. DISEÑOS EXPERIMENTALES Y </w:t>
      </w:r>
      <w:commentRangeStart w:id="58"/>
      <w:r w:rsidR="000661CE" w:rsidRPr="008529C7">
        <w:rPr>
          <w:rFonts w:ascii="Arial" w:hAnsi="Arial" w:cs="Arial"/>
        </w:rPr>
        <w:t>OPTIMIZACIÓN</w:t>
      </w:r>
      <w:commentRangeEnd w:id="58"/>
      <w:r w:rsidR="005B5DBE" w:rsidRPr="008529C7">
        <w:rPr>
          <w:rStyle w:val="Refdecomentario"/>
          <w:rFonts w:ascii="Arial" w:hAnsi="Arial" w:cs="Arial"/>
          <w:sz w:val="18"/>
          <w:szCs w:val="18"/>
        </w:rPr>
        <w:commentReference w:id="58"/>
      </w:r>
    </w:p>
    <w:p w14:paraId="5DB40625" w14:textId="4327F9A2" w:rsidR="00F11ABE" w:rsidRDefault="00F11ABE" w:rsidP="00F11ABE">
      <w:pPr>
        <w:rPr>
          <w:rFonts w:ascii="Arial" w:hAnsi="Arial" w:cs="Arial"/>
        </w:rPr>
      </w:pPr>
      <w:r w:rsidRPr="00F11ABE">
        <w:rPr>
          <w:rFonts w:ascii="Arial" w:hAnsi="Arial" w:cs="Arial"/>
        </w:rPr>
        <w:t xml:space="preserve">Con el objetivo de evaluar la influencia de las variables independientes sobre el proceso de biocoagulación y determinar las condiciones operativas óptimas, el análisis estadístico y la modelización se realizaron utilizando el software Design-Expert® (versión 11, Stat-Ease Inc., Minneapolis, MN, EE. UU.) </w:t>
      </w:r>
      <w:sdt>
        <w:sdtPr>
          <w:rPr>
            <w:rFonts w:ascii="Arial" w:hAnsi="Arial" w:cs="Arial"/>
            <w:color w:val="000000"/>
          </w:rPr>
          <w:tag w:val="MENDELEY_CITATION_v3_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"/>
          <w:id w:val="1154188164"/>
          <w:placeholder>
            <w:docPart w:val="4169B9ADED9943F28BC15A758C33CA9B"/>
          </w:placeholder>
        </w:sdtPr>
        <w:sdtEndPr/>
        <w:sdtContent>
          <w:r w:rsidR="006D57CC" w:rsidRPr="006D57CC">
            <w:rPr>
              <w:rFonts w:ascii="Arial" w:hAnsi="Arial" w:cs="Arial"/>
              <w:color w:val="000000"/>
            </w:rPr>
            <w:t>(Lanan et al., 2021)</w:t>
          </w:r>
        </w:sdtContent>
      </w:sdt>
      <w:r w:rsidRPr="00F11ABE">
        <w:rPr>
          <w:rFonts w:ascii="Arial" w:hAnsi="Arial" w:cs="Arial"/>
        </w:rPr>
        <w:t xml:space="preserve">. La significancia estadística de los factores principales, así como de sus interacciones, fue evaluada mediante Análisis de Varianza (ANOVA), considerando un nivel de </w:t>
      </w:r>
      <w:r w:rsidRPr="00F11ABE">
        <w:rPr>
          <w:rFonts w:ascii="Arial" w:hAnsi="Arial" w:cs="Arial"/>
        </w:rPr>
        <w:lastRenderedPageBreak/>
        <w:t xml:space="preserve">significancia de p &lt; 0,05 y un intervalo de confianza del 95% </w:t>
      </w:r>
      <w:sdt>
        <w:sdtPr>
          <w:rPr>
            <w:rFonts w:ascii="Arial" w:hAnsi="Arial" w:cs="Arial"/>
            <w:color w:val="000000"/>
          </w:rPr>
          <w:tag w:val="MENDELEY_CITATION_v3_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"/>
          <w:id w:val="750473744"/>
          <w:placeholder>
            <w:docPart w:val="D9E49B0AB7864BA88A4A8FBC6922CF3E"/>
          </w:placeholder>
        </w:sdtPr>
        <w:sdtEndPr/>
        <w:sdtContent>
          <w:r w:rsidR="006D57CC" w:rsidRPr="006D57CC">
            <w:rPr>
              <w:rFonts w:ascii="Arial" w:eastAsia="Times New Roman" w:hAnsi="Arial" w:cs="Arial"/>
              <w:color w:val="000000"/>
            </w:rPr>
            <w:t>(Özbay &amp; Güneş-Durak, 2025)</w:t>
          </w:r>
        </w:sdtContent>
      </w:sdt>
      <w:r>
        <w:rPr>
          <w:rFonts w:ascii="Arial" w:hAnsi="Arial" w:cs="Arial"/>
          <w:color w:val="000000"/>
        </w:rPr>
        <w:t xml:space="preserve">. </w:t>
      </w:r>
      <w:r w:rsidRPr="00F11ABE">
        <w:rPr>
          <w:rFonts w:ascii="Arial" w:hAnsi="Arial" w:cs="Arial"/>
        </w:rPr>
        <w:t>En todas las etapas de optimización desarrolladas en el presente estudio, la variable respuesta seleccionada fue el porcentaje de remoción de turbidez (%), empleado como indicador del desempeño del proceso de coagulación-floculación. Cuando correspondió, se realizaron comparaciones múltiples mediante la prueba post hoc de Tukey para identificar diferencias estadísticamente significativas entre tratamientos.</w:t>
      </w:r>
    </w:p>
    <w:p w14:paraId="483B7CF3" w14:textId="77777777" w:rsidR="00023981" w:rsidRPr="00023981" w:rsidRDefault="00023981" w:rsidP="00023981">
      <w:pPr>
        <w:rPr>
          <w:rFonts w:ascii="Arial" w:hAnsi="Arial" w:cs="Arial"/>
          <w:b/>
          <w:i/>
        </w:rPr>
      </w:pPr>
      <w:r w:rsidRPr="00023981">
        <w:rPr>
          <w:rFonts w:ascii="Arial" w:hAnsi="Arial" w:cs="Arial"/>
          <w:b/>
          <w:i/>
        </w:rPr>
        <w:t>2.4.1. Etapa 1: Estabilidad temporal del extracto líquido</w:t>
      </w:r>
    </w:p>
    <w:p w14:paraId="72B0F0A9" w14:textId="77777777" w:rsidR="00023981" w:rsidRPr="00AC17E3" w:rsidRDefault="00023981" w:rsidP="00023981">
      <w:pPr>
        <w:rPr>
          <w:rFonts w:ascii="Arial" w:hAnsi="Arial" w:cs="Arial"/>
          <w:bCs/>
          <w:iCs/>
        </w:rPr>
      </w:pPr>
      <w:r w:rsidRPr="00AC17E3">
        <w:rPr>
          <w:rFonts w:ascii="Arial" w:hAnsi="Arial" w:cs="Arial"/>
          <w:bCs/>
          <w:iCs/>
        </w:rPr>
        <w:t>Para evaluar la estabilidad temporal del mucílago fresco, se implementó un diseño experimental factorial de screening compuesto por 12 corridas (3×2×2). El objetivo de esta etapa fue determinar la ventana operativa del extracto líquido almacenado a temperatura ambiente, evaluando la variación de su capacidad clarificante en función del tiempo transcurrido entre su preparación y aplicación.</w:t>
      </w:r>
    </w:p>
    <w:p w14:paraId="6533C520" w14:textId="77777777" w:rsidR="00023981" w:rsidRPr="00AC17E3" w:rsidRDefault="00023981" w:rsidP="00023981">
      <w:pPr>
        <w:rPr>
          <w:rFonts w:ascii="Arial" w:hAnsi="Arial" w:cs="Arial"/>
          <w:bCs/>
          <w:iCs/>
        </w:rPr>
      </w:pPr>
      <w:r w:rsidRPr="00AC17E3">
        <w:rPr>
          <w:rFonts w:ascii="Arial" w:hAnsi="Arial" w:cs="Arial"/>
          <w:bCs/>
          <w:iCs/>
        </w:rPr>
        <w:t>El diseño experimental consideró las siguientes variables independientes:</w:t>
      </w:r>
    </w:p>
    <w:p w14:paraId="3A134E45" w14:textId="507A125A" w:rsidR="00023981" w:rsidRPr="00AC17E3" w:rsidRDefault="00023981" w:rsidP="00AC17E3">
      <w:pPr>
        <w:pStyle w:val="Prrafodelista"/>
        <w:numPr>
          <w:ilvl w:val="0"/>
          <w:numId w:val="22"/>
        </w:numPr>
        <w:rPr>
          <w:rFonts w:ascii="Arial" w:hAnsi="Arial" w:cs="Arial"/>
          <w:bCs/>
          <w:iCs/>
        </w:rPr>
      </w:pPr>
      <w:r w:rsidRPr="00AC17E3">
        <w:rPr>
          <w:rFonts w:ascii="Arial" w:hAnsi="Arial" w:cs="Arial"/>
          <w:bCs/>
          <w:iCs/>
        </w:rPr>
        <w:t>Factor A (Tiempo de almacenamiento): Tiempo de reposo del extracto líquido previo a su dosificación (0, 2 y 4 h).</w:t>
      </w:r>
    </w:p>
    <w:p w14:paraId="4884805F" w14:textId="77777777" w:rsidR="00023981" w:rsidRDefault="00023981" w:rsidP="00F4116A">
      <w:pPr>
        <w:pStyle w:val="Prrafodelista"/>
        <w:numPr>
          <w:ilvl w:val="0"/>
          <w:numId w:val="22"/>
        </w:numPr>
        <w:rPr>
          <w:rFonts w:ascii="Arial" w:hAnsi="Arial" w:cs="Arial"/>
          <w:bCs/>
          <w:iCs/>
        </w:rPr>
      </w:pPr>
      <w:r w:rsidRPr="00AC17E3">
        <w:rPr>
          <w:rFonts w:ascii="Arial" w:hAnsi="Arial" w:cs="Arial"/>
          <w:bCs/>
          <w:iCs/>
        </w:rPr>
        <w:t>Factor B (Dosis de biocoagulante): Concentraciones de biomasa fresca equivalente de 0.5 y 1.0 g/L, calculadas gravimétricamente a partir de la relación de dilución inicial (1:10 p/v).</w:t>
      </w:r>
    </w:p>
    <w:p w14:paraId="5030E40A" w14:textId="77777777" w:rsidR="00023981" w:rsidRPr="00AC17E3" w:rsidRDefault="00023981" w:rsidP="00AC17E3">
      <w:pPr>
        <w:pStyle w:val="Prrafodelista"/>
        <w:numPr>
          <w:ilvl w:val="0"/>
          <w:numId w:val="22"/>
        </w:numPr>
        <w:rPr>
          <w:rFonts w:ascii="Arial" w:hAnsi="Arial" w:cs="Arial"/>
          <w:bCs/>
          <w:iCs/>
        </w:rPr>
      </w:pPr>
      <w:r w:rsidRPr="00AC17E3">
        <w:rPr>
          <w:rFonts w:ascii="Arial" w:hAnsi="Arial" w:cs="Arial"/>
          <w:bCs/>
          <w:iCs/>
        </w:rPr>
        <w:t>Factor C (Turbidez inicial): Matriz acuosa sintética de baja (1.0 g/L) y alta carga de sólidos (4.0 g/L).</w:t>
      </w:r>
    </w:p>
    <w:p w14:paraId="6E2ECBD0" w14:textId="77777777" w:rsidR="00023981" w:rsidRPr="00AC17E3" w:rsidRDefault="00023981" w:rsidP="00023981">
      <w:pPr>
        <w:rPr>
          <w:rFonts w:ascii="Arial" w:hAnsi="Arial" w:cs="Arial"/>
          <w:b/>
          <w:bCs/>
          <w:i/>
          <w:iCs/>
        </w:rPr>
      </w:pPr>
      <w:r w:rsidRPr="00AC17E3">
        <w:rPr>
          <w:rFonts w:ascii="Arial" w:hAnsi="Arial" w:cs="Arial"/>
          <w:b/>
          <w:bCs/>
          <w:i/>
          <w:iCs/>
        </w:rPr>
        <w:t>2.4.2. Etapa 2: Screening comparativo de estrategias de estabilización</w:t>
      </w:r>
    </w:p>
    <w:p w14:paraId="54BC856B" w14:textId="2181D9C6" w:rsidR="00023981" w:rsidRPr="00023981" w:rsidRDefault="00023981" w:rsidP="00023981">
      <w:pPr>
        <w:rPr>
          <w:rFonts w:ascii="Arial" w:hAnsi="Arial" w:cs="Arial"/>
        </w:rPr>
      </w:pPr>
      <w:r w:rsidRPr="00023981">
        <w:rPr>
          <w:rFonts w:ascii="Arial" w:hAnsi="Arial" w:cs="Arial"/>
        </w:rPr>
        <w:t>Para evaluar el desempeño del biocoagulante en estado sólido y analizar la influencia de distintas estrategias de procesamiento, se implementó un diseño factorial categórico multinivel compuesto por 24 corridas experimentales.</w:t>
      </w:r>
      <w:r>
        <w:rPr>
          <w:rFonts w:ascii="Arial" w:hAnsi="Arial" w:cs="Arial"/>
        </w:rPr>
        <w:t xml:space="preserve"> </w:t>
      </w:r>
      <w:r w:rsidRPr="008529C7">
        <w:rPr>
          <w:rFonts w:ascii="Arial" w:hAnsi="Arial" w:cs="Arial"/>
        </w:rPr>
        <w:t xml:space="preserve">Este </w:t>
      </w:r>
      <w:r>
        <w:rPr>
          <w:rFonts w:ascii="Arial" w:hAnsi="Arial" w:cs="Arial"/>
        </w:rPr>
        <w:t>análisis</w:t>
      </w:r>
      <w:r w:rsidRPr="008529C7">
        <w:rPr>
          <w:rFonts w:ascii="Arial" w:hAnsi="Arial" w:cs="Arial"/>
        </w:rPr>
        <w:t xml:space="preserve"> generó los cruces de variables necesarios para comparar la biomasa natural deshidratada frente a los tratamientos de extracción química.</w:t>
      </w:r>
      <w:r>
        <w:rPr>
          <w:rFonts w:ascii="Arial" w:hAnsi="Arial" w:cs="Arial"/>
        </w:rPr>
        <w:t xml:space="preserve"> </w:t>
      </w:r>
      <w:r w:rsidRPr="00023981">
        <w:rPr>
          <w:rFonts w:ascii="Arial" w:hAnsi="Arial" w:cs="Arial"/>
        </w:rPr>
        <w:t>El modelo incluyó los siguientes factores independientes:</w:t>
      </w:r>
    </w:p>
    <w:p w14:paraId="329AD9EF" w14:textId="77777777" w:rsidR="00023981" w:rsidRPr="00AC17E3" w:rsidRDefault="00023981" w:rsidP="00AC17E3">
      <w:pPr>
        <w:pStyle w:val="Prrafodelista"/>
        <w:numPr>
          <w:ilvl w:val="0"/>
          <w:numId w:val="23"/>
        </w:numPr>
        <w:rPr>
          <w:rFonts w:ascii="Arial" w:hAnsi="Arial" w:cs="Arial"/>
        </w:rPr>
      </w:pPr>
      <w:r w:rsidRPr="00AC17E3">
        <w:rPr>
          <w:rFonts w:ascii="Arial" w:hAnsi="Arial" w:cs="Arial"/>
        </w:rPr>
        <w:t>Factor A (Método de procesamiento): Secado directo, precipitación con NaCl y precipitación con etanol al 96%.</w:t>
      </w:r>
    </w:p>
    <w:p w14:paraId="79A7679C" w14:textId="55C19E96" w:rsidR="00023981" w:rsidRPr="00AC17E3" w:rsidRDefault="00023981" w:rsidP="00AC17E3">
      <w:pPr>
        <w:pStyle w:val="Prrafodelista"/>
        <w:numPr>
          <w:ilvl w:val="0"/>
          <w:numId w:val="23"/>
        </w:numPr>
        <w:rPr>
          <w:rFonts w:ascii="Arial" w:hAnsi="Arial" w:cs="Arial"/>
        </w:rPr>
      </w:pPr>
      <w:r w:rsidRPr="00AC17E3">
        <w:rPr>
          <w:rFonts w:ascii="Arial" w:hAnsi="Arial" w:cs="Arial"/>
        </w:rPr>
        <w:t>Factor B (Dosis de biocoagulante): Para el material obtenido por secado directo se evaluaron dosis de 25 y 50 mg/L, mientras que para los materiales obtenidos mediante tratamientos químicos se utilizaron concentraciones de 2.5 y 5.0 mg/L.</w:t>
      </w:r>
    </w:p>
    <w:p w14:paraId="263EB7F2" w14:textId="77777777" w:rsidR="00023981" w:rsidRPr="00AC17E3" w:rsidRDefault="00023981" w:rsidP="00AC17E3">
      <w:pPr>
        <w:pStyle w:val="Prrafodelista"/>
        <w:numPr>
          <w:ilvl w:val="0"/>
          <w:numId w:val="23"/>
        </w:numPr>
        <w:rPr>
          <w:rFonts w:ascii="Arial" w:hAnsi="Arial" w:cs="Arial"/>
        </w:rPr>
      </w:pPr>
      <w:r w:rsidRPr="00AC17E3">
        <w:rPr>
          <w:rFonts w:ascii="Arial" w:hAnsi="Arial" w:cs="Arial"/>
        </w:rPr>
        <w:t>Factor C (Preparación térmica): Disolución del material a temperatura ambiente o mediante calentamiento hasta ebullición previo a su aplicación.</w:t>
      </w:r>
    </w:p>
    <w:p w14:paraId="63373634" w14:textId="731815E2" w:rsidR="00023981" w:rsidRPr="00AC17E3" w:rsidRDefault="00023981" w:rsidP="00AC17E3">
      <w:pPr>
        <w:pStyle w:val="Prrafodelista"/>
        <w:numPr>
          <w:ilvl w:val="0"/>
          <w:numId w:val="23"/>
        </w:numPr>
        <w:rPr>
          <w:rFonts w:ascii="Arial" w:hAnsi="Arial" w:cs="Arial"/>
        </w:rPr>
      </w:pPr>
      <w:r w:rsidRPr="00AC17E3">
        <w:rPr>
          <w:rFonts w:ascii="Arial" w:hAnsi="Arial" w:cs="Arial"/>
        </w:rPr>
        <w:t>Factor D (Carga inicial de sólidos): Matrices de baja (1.0 g/L) y alta turbidez (4.0 g/L).</w:t>
      </w:r>
    </w:p>
    <w:p w14:paraId="239B190A" w14:textId="4A314F83" w:rsidR="00133011" w:rsidRDefault="00B1168A" w:rsidP="00670240">
      <w:pPr>
        <w:rPr>
          <w:rFonts w:ascii="Arial" w:hAnsi="Arial" w:cs="Arial"/>
          <w:b/>
          <w:bCs/>
          <w:i/>
        </w:rPr>
      </w:pPr>
      <w:r w:rsidRPr="008529C7">
        <w:rPr>
          <w:rFonts w:ascii="Arial" w:hAnsi="Arial" w:cs="Arial"/>
          <w:b/>
          <w:i/>
        </w:rPr>
        <w:t xml:space="preserve">2.4.3. Etapa 3: </w:t>
      </w:r>
      <w:r w:rsidR="00BC610B" w:rsidRPr="008529C7">
        <w:rPr>
          <w:rFonts w:ascii="Arial" w:hAnsi="Arial" w:cs="Arial"/>
          <w:b/>
          <w:bCs/>
          <w:i/>
        </w:rPr>
        <w:t>Cinética de almacenamiento y Modelado Predictivo (Machine Learning)</w:t>
      </w:r>
    </w:p>
    <w:p w14:paraId="08A1C2DF" w14:textId="77777777" w:rsidR="00226BD1" w:rsidRPr="00226BD1" w:rsidRDefault="00226BD1" w:rsidP="00226BD1">
      <w:pPr>
        <w:rPr>
          <w:rFonts w:ascii="Arial" w:hAnsi="Arial" w:cs="Arial"/>
        </w:rPr>
      </w:pPr>
      <w:r w:rsidRPr="00226BD1">
        <w:rPr>
          <w:rFonts w:ascii="Arial" w:hAnsi="Arial" w:cs="Arial"/>
        </w:rPr>
        <w:t>Con el objetivo de evaluar la influencia del almacenamiento de la materia prima sobre el desempeño del biocoagulante, se implementó un diseño basado en Datos Históricos (Historical Data Design) compuesto por 41 corridas experimentales.</w:t>
      </w:r>
    </w:p>
    <w:p w14:paraId="450E3F64" w14:textId="77777777" w:rsidR="00226BD1" w:rsidRPr="00226BD1" w:rsidRDefault="00226BD1" w:rsidP="00226BD1">
      <w:pPr>
        <w:rPr>
          <w:rFonts w:ascii="Arial" w:hAnsi="Arial" w:cs="Arial"/>
        </w:rPr>
      </w:pPr>
      <w:r w:rsidRPr="00226BD1">
        <w:rPr>
          <w:rFonts w:ascii="Arial" w:hAnsi="Arial" w:cs="Arial"/>
        </w:rPr>
        <w:lastRenderedPageBreak/>
        <w:t>El análisis consideró las siguientes variables independientes:</w:t>
      </w:r>
    </w:p>
    <w:p w14:paraId="5527A6F6" w14:textId="55FBDAA3" w:rsidR="00226BD1" w:rsidRPr="00AC17E3" w:rsidRDefault="00226BD1" w:rsidP="00AC17E3">
      <w:pPr>
        <w:pStyle w:val="Prrafodelista"/>
        <w:numPr>
          <w:ilvl w:val="0"/>
          <w:numId w:val="24"/>
        </w:numPr>
        <w:rPr>
          <w:rFonts w:ascii="Arial" w:hAnsi="Arial" w:cs="Arial"/>
        </w:rPr>
      </w:pPr>
      <w:r w:rsidRPr="00AC17E3">
        <w:rPr>
          <w:rFonts w:ascii="Arial" w:hAnsi="Arial" w:cs="Arial"/>
        </w:rPr>
        <w:t>Factor A (Tiempo de almacenamiento): 1, 3 y 5 semanas de almacenamiento del cladodio en condiciones ambientales</w:t>
      </w:r>
      <w:r w:rsidR="00936554">
        <w:rPr>
          <w:rFonts w:ascii="Arial" w:hAnsi="Arial" w:cs="Arial"/>
        </w:rPr>
        <w:t xml:space="preserve"> </w:t>
      </w:r>
      <w:r w:rsidR="00936554" w:rsidRPr="008529C7">
        <w:rPr>
          <w:rFonts w:ascii="Arial" w:hAnsi="Arial" w:cs="Arial"/>
        </w:rPr>
        <w:t>previo a su procesamiento</w:t>
      </w:r>
      <w:r w:rsidRPr="00AC17E3">
        <w:rPr>
          <w:rFonts w:ascii="Arial" w:hAnsi="Arial" w:cs="Arial"/>
        </w:rPr>
        <w:t>.</w:t>
      </w:r>
    </w:p>
    <w:p w14:paraId="6D3D1BFB" w14:textId="47ABE7D7" w:rsidR="00226BD1" w:rsidRPr="00AC17E3" w:rsidRDefault="00226BD1" w:rsidP="00AC17E3">
      <w:pPr>
        <w:pStyle w:val="Prrafodelista"/>
        <w:numPr>
          <w:ilvl w:val="0"/>
          <w:numId w:val="24"/>
        </w:numPr>
        <w:rPr>
          <w:rFonts w:ascii="Arial" w:hAnsi="Arial" w:cs="Arial"/>
        </w:rPr>
      </w:pPr>
      <w:r w:rsidRPr="00AC17E3">
        <w:rPr>
          <w:rFonts w:ascii="Arial" w:hAnsi="Arial" w:cs="Arial"/>
        </w:rPr>
        <w:t xml:space="preserve">Factor B (Dosis operativa): </w:t>
      </w:r>
      <w:r w:rsidR="00936554" w:rsidRPr="008529C7">
        <w:rPr>
          <w:rFonts w:ascii="Arial" w:hAnsi="Arial" w:cs="Arial"/>
        </w:rPr>
        <w:t>Rango de dosificación del extracto mucilaginoso licuado fresc</w:t>
      </w:r>
      <w:r w:rsidR="00936554">
        <w:rPr>
          <w:rFonts w:ascii="Arial" w:hAnsi="Arial" w:cs="Arial"/>
        </w:rPr>
        <w:t>o, e</w:t>
      </w:r>
      <w:r w:rsidRPr="00AC17E3">
        <w:rPr>
          <w:rFonts w:ascii="Arial" w:hAnsi="Arial" w:cs="Arial"/>
        </w:rPr>
        <w:t>ntre 0</w:t>
      </w:r>
      <w:r w:rsidR="001C4BF6">
        <w:rPr>
          <w:rFonts w:ascii="Arial" w:hAnsi="Arial" w:cs="Arial"/>
        </w:rPr>
        <w:t>.</w:t>
      </w:r>
      <w:r w:rsidRPr="00AC17E3">
        <w:rPr>
          <w:rFonts w:ascii="Arial" w:hAnsi="Arial" w:cs="Arial"/>
        </w:rPr>
        <w:t>3 y 3</w:t>
      </w:r>
      <w:r w:rsidR="001C4BF6">
        <w:rPr>
          <w:rFonts w:ascii="Arial" w:hAnsi="Arial" w:cs="Arial"/>
        </w:rPr>
        <w:t>.</w:t>
      </w:r>
      <w:r w:rsidRPr="00AC17E3">
        <w:rPr>
          <w:rFonts w:ascii="Arial" w:hAnsi="Arial" w:cs="Arial"/>
        </w:rPr>
        <w:t>0 g/L.</w:t>
      </w:r>
    </w:p>
    <w:p w14:paraId="5C676C9C" w14:textId="129AFB8D" w:rsidR="00226BD1" w:rsidRPr="00AC17E3" w:rsidRDefault="00226BD1" w:rsidP="00AC17E3">
      <w:pPr>
        <w:pStyle w:val="Prrafodelista"/>
        <w:numPr>
          <w:ilvl w:val="0"/>
          <w:numId w:val="24"/>
        </w:numPr>
        <w:rPr>
          <w:rFonts w:ascii="Arial" w:hAnsi="Arial" w:cs="Arial"/>
        </w:rPr>
      </w:pPr>
      <w:r w:rsidRPr="00AC17E3">
        <w:rPr>
          <w:rFonts w:ascii="Arial" w:hAnsi="Arial" w:cs="Arial"/>
        </w:rPr>
        <w:t>Factor C (Turbidez inicial): Matrices sintéticas de 1</w:t>
      </w:r>
      <w:r w:rsidR="001C4BF6">
        <w:rPr>
          <w:rFonts w:ascii="Arial" w:hAnsi="Arial" w:cs="Arial"/>
        </w:rPr>
        <w:t>.</w:t>
      </w:r>
      <w:r w:rsidRPr="00AC17E3">
        <w:rPr>
          <w:rFonts w:ascii="Arial" w:hAnsi="Arial" w:cs="Arial"/>
        </w:rPr>
        <w:t>0 y 4</w:t>
      </w:r>
      <w:r w:rsidR="001C4BF6">
        <w:rPr>
          <w:rFonts w:ascii="Arial" w:hAnsi="Arial" w:cs="Arial"/>
        </w:rPr>
        <w:t>.</w:t>
      </w:r>
      <w:r w:rsidRPr="00AC17E3">
        <w:rPr>
          <w:rFonts w:ascii="Arial" w:hAnsi="Arial" w:cs="Arial"/>
        </w:rPr>
        <w:t>0 g/L</w:t>
      </w:r>
      <w:r w:rsidR="00936554">
        <w:rPr>
          <w:rFonts w:ascii="Arial" w:hAnsi="Arial" w:cs="Arial"/>
        </w:rPr>
        <w:t xml:space="preserve"> de sólidos suspendidos</w:t>
      </w:r>
      <w:r w:rsidRPr="00AC17E3">
        <w:rPr>
          <w:rFonts w:ascii="Arial" w:hAnsi="Arial" w:cs="Arial"/>
        </w:rPr>
        <w:t>.</w:t>
      </w:r>
    </w:p>
    <w:p w14:paraId="55C3BB04" w14:textId="3C1FB158" w:rsidR="00226BD1" w:rsidRPr="00226BD1" w:rsidRDefault="00226BD1" w:rsidP="00226BD1">
      <w:pPr>
        <w:rPr>
          <w:rFonts w:ascii="Arial" w:hAnsi="Arial" w:cs="Arial"/>
        </w:rPr>
      </w:pPr>
      <w:r w:rsidRPr="00226BD1">
        <w:rPr>
          <w:rFonts w:ascii="Arial" w:hAnsi="Arial" w:cs="Arial"/>
        </w:rPr>
        <w:t>Los datos fueron inicialmente ajustados mediante un modelo de interacción de dos factores (2FI) para evaluar la significancia estadística de los efectos principales y sus interacciones. Complementariamente, la matriz experimental (n = 41) fue empleada para desarrollar un modelo de clasificación supervisada orientado a predecir la probabilidad de éxito del tratamiento</w:t>
      </w:r>
      <w:r w:rsidR="00936554">
        <w:rPr>
          <w:rFonts w:ascii="Arial" w:hAnsi="Arial" w:cs="Arial"/>
        </w:rPr>
        <w:t>, mediante un</w:t>
      </w:r>
      <w:r w:rsidR="00936554" w:rsidRPr="008529C7">
        <w:rPr>
          <w:rFonts w:ascii="Arial" w:hAnsi="Arial" w:cs="Arial"/>
        </w:rPr>
        <w:t xml:space="preserve"> algoritmo de Machine Learning</w:t>
      </w:r>
      <w:r w:rsidRPr="00226BD1">
        <w:rPr>
          <w:rFonts w:ascii="Arial" w:hAnsi="Arial" w:cs="Arial"/>
        </w:rPr>
        <w:t>.</w:t>
      </w:r>
    </w:p>
    <w:p w14:paraId="5E56A616" w14:textId="77777777" w:rsidR="00936554" w:rsidRDefault="00226BD1" w:rsidP="00226BD1">
      <w:pPr>
        <w:rPr>
          <w:rFonts w:ascii="Arial" w:hAnsi="Arial" w:cs="Arial"/>
        </w:rPr>
      </w:pPr>
      <w:r w:rsidRPr="00226BD1">
        <w:rPr>
          <w:rFonts w:ascii="Arial" w:hAnsi="Arial" w:cs="Arial"/>
        </w:rPr>
        <w:t>La variable respuesta fue discretizada en dos categorías: tratamientos exitosos (Clase 1, remoción de turbidez ≥ 92%) y tratamientos no exitosos (Clase 0, remoción &lt; 92%).</w:t>
      </w:r>
      <w:r w:rsidR="00936554" w:rsidRPr="00936554">
        <w:t xml:space="preserve"> </w:t>
      </w:r>
      <w:r w:rsidR="00936554" w:rsidRPr="00936554">
        <w:rPr>
          <w:rFonts w:ascii="Arial" w:hAnsi="Arial" w:cs="Arial"/>
        </w:rPr>
        <w:t>El valor de corte del 92% se seleccionó sobre una base empírica, al representar un nivel de remoción considerablemente superior al promedio obtenido por sedimentación natural (82%) en los blancos experimentales de la Etapa 1. En consecuencia, el modelo fue diseñado para discriminar únicamente aquellas configuraciones operativas asociadas a tratamientos de alta eficiencia.</w:t>
      </w:r>
      <w:r w:rsidRPr="00226BD1">
        <w:rPr>
          <w:rFonts w:ascii="Arial" w:hAnsi="Arial" w:cs="Arial"/>
        </w:rPr>
        <w:t xml:space="preserve"> </w:t>
      </w:r>
    </w:p>
    <w:p w14:paraId="4DBAC709" w14:textId="215F413E" w:rsidR="00226BD1" w:rsidRPr="00226BD1" w:rsidRDefault="00226BD1" w:rsidP="00226BD1">
      <w:pPr>
        <w:rPr>
          <w:rFonts w:ascii="Arial" w:hAnsi="Arial" w:cs="Arial"/>
        </w:rPr>
      </w:pPr>
      <w:r w:rsidRPr="00226BD1">
        <w:rPr>
          <w:rFonts w:ascii="Arial" w:hAnsi="Arial" w:cs="Arial"/>
        </w:rPr>
        <w:t>Previamente al entrenamiento, las variables independientes fueron estandarizadas utilizando el algoritmo StandardScaler de la biblioteca scikit-learn (Python). Posteriormente, el conjunto de datos fue dividido en subconjuntos de entrenamiento (80%) y validación (20%).</w:t>
      </w:r>
    </w:p>
    <w:p w14:paraId="4C700954" w14:textId="59059D61" w:rsidR="00936554" w:rsidRPr="008529C7" w:rsidRDefault="00936554" w:rsidP="00936554">
      <w:pPr>
        <w:rPr>
          <w:rFonts w:ascii="Arial" w:hAnsi="Arial" w:cs="Arial"/>
        </w:rPr>
      </w:pPr>
      <w:r>
        <w:rPr>
          <w:rFonts w:ascii="Arial" w:hAnsi="Arial" w:cs="Arial"/>
        </w:rPr>
        <w:t xml:space="preserve">Para contabilizar </w:t>
      </w:r>
      <w:r w:rsidRPr="008529C7">
        <w:rPr>
          <w:rFonts w:ascii="Arial" w:hAnsi="Arial" w:cs="Arial"/>
        </w:rPr>
        <w:t>las interacciones complejas y la no-linealidad del proceso de coagulación, el espacio de características se expandió incorporando términos polinomiales de segundo grado (“PolynomialFeatures”, “degree = 2”). Finalmente, dado el tamaño limitado de la matriz de datos, se acopló al algoritmo un factor de regularización mediante penalización L2 (Ridge), con el objetivo de restringir la complejidad del modelo e impedir el sobreajuste (</w:t>
      </w:r>
      <w:r w:rsidRPr="008529C7">
        <w:rPr>
          <w:rFonts w:ascii="Arial" w:hAnsi="Arial" w:cs="Arial"/>
          <w:i/>
          <w:iCs/>
        </w:rPr>
        <w:t>overfitting</w:t>
      </w:r>
      <w:r w:rsidRPr="008529C7">
        <w:rPr>
          <w:rFonts w:ascii="Arial" w:hAnsi="Arial" w:cs="Arial"/>
        </w:rPr>
        <w:t xml:space="preserve">). </w:t>
      </w:r>
      <w:r>
        <w:rPr>
          <w:rFonts w:ascii="Arial" w:hAnsi="Arial" w:cs="Arial"/>
        </w:rPr>
        <w:t>L</w:t>
      </w:r>
      <w:r w:rsidRPr="00226BD1">
        <w:rPr>
          <w:rFonts w:ascii="Arial" w:hAnsi="Arial" w:cs="Arial"/>
        </w:rPr>
        <w:t>a optimización de hiperparámetros se realizó mediante validación cruzada de 10 pliegues.</w:t>
      </w:r>
    </w:p>
    <w:p w14:paraId="2B430699" w14:textId="6494DF97" w:rsidR="00133011" w:rsidRPr="008529C7" w:rsidRDefault="00B1168A" w:rsidP="00670240">
      <w:pPr>
        <w:rPr>
          <w:rFonts w:ascii="Arial" w:hAnsi="Arial" w:cs="Arial"/>
        </w:rPr>
      </w:pPr>
      <w:r w:rsidRPr="008529C7">
        <w:rPr>
          <w:rFonts w:ascii="Arial" w:hAnsi="Arial" w:cs="Arial"/>
          <w:b/>
          <w:i/>
        </w:rPr>
        <w:t xml:space="preserve">2.4.4. Etapa 4: </w:t>
      </w:r>
      <w:r w:rsidR="00D66D19" w:rsidRPr="008529C7">
        <w:rPr>
          <w:rFonts w:ascii="Arial" w:hAnsi="Arial" w:cs="Arial"/>
          <w:b/>
          <w:bCs/>
          <w:i/>
        </w:rPr>
        <w:t>Validación en Afluente Hídrico Natural mediante Diseño Compuesto Central (CCD)</w:t>
      </w:r>
    </w:p>
    <w:p w14:paraId="0FD5F1C7" w14:textId="540E02AF" w:rsidR="00021F1F" w:rsidRPr="00021F1F" w:rsidRDefault="00021F1F" w:rsidP="00021F1F">
      <w:pPr>
        <w:rPr>
          <w:rFonts w:ascii="Arial" w:hAnsi="Arial" w:cs="Arial"/>
        </w:rPr>
      </w:pPr>
      <w:r w:rsidRPr="00021F1F">
        <w:rPr>
          <w:rFonts w:ascii="Arial" w:hAnsi="Arial" w:cs="Arial"/>
        </w:rPr>
        <w:t>Con el propósito de validar experimentalmente las etapas previas y optimizar las condiciones operativas en una matriz</w:t>
      </w:r>
      <w:r>
        <w:rPr>
          <w:rFonts w:ascii="Arial" w:hAnsi="Arial" w:cs="Arial"/>
        </w:rPr>
        <w:t xml:space="preserve"> acuosa</w:t>
      </w:r>
      <w:r w:rsidRPr="00021F1F">
        <w:rPr>
          <w:rFonts w:ascii="Arial" w:hAnsi="Arial" w:cs="Arial"/>
        </w:rPr>
        <w:t xml:space="preserve"> compleja, se evaluó el desempeño del biocoagulante utilizando agua cruda proveniente del río Vaqueros (Provincia de Salta, Argentina). Previamente a los ensayos, la matriz fue caracterizada mediante la determinación de pH, conductividad y turbidez inicial.</w:t>
      </w:r>
    </w:p>
    <w:p w14:paraId="799568FF" w14:textId="2C63891B" w:rsidR="00021F1F" w:rsidRPr="00021F1F" w:rsidRDefault="00894DBD" w:rsidP="00021F1F">
      <w:pPr>
        <w:rPr>
          <w:rFonts w:ascii="Arial" w:hAnsi="Arial" w:cs="Arial"/>
        </w:rPr>
      </w:pPr>
      <w:r w:rsidRPr="008529C7">
        <w:rPr>
          <w:rFonts w:ascii="Arial" w:hAnsi="Arial" w:cs="Arial"/>
        </w:rPr>
        <w:t>la optimización se complementó llevando a cabo la preparación de una matriz de hidrogel íntegro (preparada mediante extracción de bajo cizallamiento, como se describe en la Sección 2.1)</w:t>
      </w:r>
      <w:r>
        <w:rPr>
          <w:rFonts w:ascii="Arial" w:hAnsi="Arial" w:cs="Arial"/>
        </w:rPr>
        <w:t xml:space="preserve"> y </w:t>
      </w:r>
      <w:r w:rsidR="00021F1F" w:rsidRPr="00021F1F">
        <w:rPr>
          <w:rFonts w:ascii="Arial" w:hAnsi="Arial" w:cs="Arial"/>
        </w:rPr>
        <w:t>se realizó empleando un Diseño Compuesto Central (CCD) ortogonal de 18 corridas experimentales, dentro del marco de la Metodología de Superficie de Respuesta (RSM).</w:t>
      </w:r>
    </w:p>
    <w:p w14:paraId="6FA0B55B" w14:textId="77777777" w:rsidR="00021F1F" w:rsidRPr="00021F1F" w:rsidRDefault="00021F1F" w:rsidP="00021F1F">
      <w:pPr>
        <w:rPr>
          <w:rFonts w:ascii="Arial" w:hAnsi="Arial" w:cs="Arial"/>
        </w:rPr>
      </w:pPr>
      <w:r w:rsidRPr="00021F1F">
        <w:rPr>
          <w:rFonts w:ascii="Arial" w:hAnsi="Arial" w:cs="Arial"/>
        </w:rPr>
        <w:t>El modelo incluyó las siguientes variables independientes:</w:t>
      </w:r>
    </w:p>
    <w:p w14:paraId="6836B004" w14:textId="77777777" w:rsidR="00894DBD" w:rsidRPr="008529C7" w:rsidRDefault="00021F1F" w:rsidP="00894DBD">
      <w:pPr>
        <w:numPr>
          <w:ilvl w:val="0"/>
          <w:numId w:val="15"/>
        </w:numPr>
        <w:rPr>
          <w:rFonts w:ascii="Arial" w:hAnsi="Arial" w:cs="Arial"/>
        </w:rPr>
      </w:pPr>
      <w:r w:rsidRPr="00AC17E3">
        <w:rPr>
          <w:rFonts w:ascii="Arial" w:hAnsi="Arial" w:cs="Arial"/>
        </w:rPr>
        <w:lastRenderedPageBreak/>
        <w:t xml:space="preserve">Factor A (Dosis de biocoagulante): </w:t>
      </w:r>
      <w:r w:rsidR="00894DBD" w:rsidRPr="008529C7">
        <w:rPr>
          <w:rFonts w:ascii="Arial" w:hAnsi="Arial" w:cs="Arial"/>
        </w:rPr>
        <w:t>Rango central operativo fijado entre 0.5 y 1.5 g/L, con predicciones expandidas hacia límites axiales de 0.1 g/L (mínimo) y 1.9 g/L (máximo).</w:t>
      </w:r>
    </w:p>
    <w:p w14:paraId="6E3C849B" w14:textId="77777777" w:rsidR="00F03186" w:rsidRDefault="00F03186" w:rsidP="004639F0">
      <w:pPr>
        <w:numPr>
          <w:ilvl w:val="0"/>
          <w:numId w:val="25"/>
        </w:numPr>
        <w:rPr>
          <w:rFonts w:ascii="Arial" w:hAnsi="Arial" w:cs="Arial"/>
        </w:rPr>
      </w:pPr>
      <w:r w:rsidRPr="00F03186">
        <w:rPr>
          <w:rFonts w:ascii="Arial" w:hAnsi="Arial" w:cs="Arial"/>
        </w:rPr>
        <w:t>Factor B (Tiempo de prehidratación / Inducción estática): Parámetro correspondiente al tiempo de espera en reposo transcurrido desde la dosificación del hidrogel en la matriz acuosa hasta el inicio de la mezcla rápida para su distribución uniforme. Se evaluó en un rango central de 1.4 a 5.0 minutos (con límites axiales de 0 y 6.4 minutos). Esta etapa de reposo fue incorporada con el propósito de favorecer la interacción entre la matriz hidrogelificada y el medio acuoso antes de la aplicación de la mezcla rápida, considerando que períodos de prehidratación han sido asociados en la literatura con una mejora en el desempeño de biopolímeros utilizados en procesos de coagulación-floculación.</w:t>
      </w:r>
    </w:p>
    <w:p w14:paraId="66F73379" w14:textId="1469723B" w:rsidR="00021F1F" w:rsidRPr="00AC17E3" w:rsidRDefault="00021F1F" w:rsidP="00AC17E3">
      <w:pPr>
        <w:numPr>
          <w:ilvl w:val="0"/>
          <w:numId w:val="25"/>
        </w:numPr>
        <w:rPr>
          <w:rFonts w:ascii="Arial" w:hAnsi="Arial" w:cs="Arial"/>
        </w:rPr>
      </w:pPr>
      <w:r w:rsidRPr="00AC17E3">
        <w:rPr>
          <w:rFonts w:ascii="Arial" w:hAnsi="Arial" w:cs="Arial"/>
        </w:rPr>
        <w:t xml:space="preserve">Factor C (Tiempo de floculación): </w:t>
      </w:r>
      <w:r w:rsidR="00F03186" w:rsidRPr="008529C7">
        <w:rPr>
          <w:rFonts w:ascii="Arial" w:hAnsi="Arial" w:cs="Arial"/>
        </w:rPr>
        <w:t>Duración de la etapa de agitación mecánica lenta (mezcla formadora de macroflóculos), evaluada en un rango central de 2.8 a 10.0 minutos (con límites axiales de 0 y 12.8 minutos).</w:t>
      </w:r>
    </w:p>
    <w:p w14:paraId="59DED9A0" w14:textId="2783A3F2" w:rsidR="00EE39EF" w:rsidRPr="008529C7" w:rsidRDefault="00EE39EF" w:rsidP="00EE39EF">
      <w:pPr>
        <w:pStyle w:val="Descripcin"/>
        <w:jc w:val="center"/>
        <w:rPr>
          <w:rFonts w:ascii="Arial" w:hAnsi="Arial" w:cs="Arial"/>
          <w:b w:val="0"/>
          <w:bCs w:val="0"/>
          <w:i/>
          <w:iCs/>
          <w:color w:val="000000"/>
          <w:sz w:val="22"/>
          <w:szCs w:val="22"/>
        </w:rPr>
      </w:pPr>
      <w:r w:rsidRPr="008529C7">
        <w:rPr>
          <w:rFonts w:ascii="Arial" w:hAnsi="Arial" w:cs="Arial"/>
          <w:b w:val="0"/>
          <w:bCs w:val="0"/>
          <w:i/>
          <w:iCs/>
          <w:color w:val="000000"/>
          <w:sz w:val="22"/>
          <w:szCs w:val="22"/>
        </w:rPr>
        <w:t xml:space="preserve">Tabla </w:t>
      </w:r>
      <w:r w:rsidRPr="008529C7">
        <w:rPr>
          <w:rFonts w:ascii="Arial" w:hAnsi="Arial" w:cs="Arial"/>
          <w:b w:val="0"/>
          <w:bCs w:val="0"/>
          <w:i/>
          <w:iCs/>
          <w:color w:val="000000"/>
          <w:sz w:val="22"/>
          <w:szCs w:val="22"/>
        </w:rPr>
        <w:fldChar w:fldCharType="begin"/>
      </w:r>
      <w:r w:rsidRPr="008529C7">
        <w:rPr>
          <w:rFonts w:ascii="Arial" w:hAnsi="Arial" w:cs="Arial"/>
          <w:b w:val="0"/>
          <w:bCs w:val="0"/>
          <w:i/>
          <w:iCs/>
          <w:color w:val="000000"/>
          <w:sz w:val="22"/>
          <w:szCs w:val="22"/>
        </w:rPr>
        <w:instrText xml:space="preserve"> SEQ Tabla \* ARABIC </w:instrText>
      </w:r>
      <w:r w:rsidRPr="008529C7">
        <w:rPr>
          <w:rFonts w:ascii="Arial" w:hAnsi="Arial" w:cs="Arial"/>
          <w:b w:val="0"/>
          <w:bCs w:val="0"/>
          <w:i/>
          <w:iCs/>
          <w:color w:val="000000"/>
          <w:sz w:val="22"/>
          <w:szCs w:val="22"/>
        </w:rPr>
        <w:fldChar w:fldCharType="separate"/>
      </w:r>
      <w:r w:rsidRPr="008529C7">
        <w:rPr>
          <w:rFonts w:ascii="Arial" w:hAnsi="Arial" w:cs="Arial"/>
          <w:b w:val="0"/>
          <w:bCs w:val="0"/>
          <w:i/>
          <w:iCs/>
          <w:color w:val="000000"/>
          <w:sz w:val="22"/>
          <w:szCs w:val="22"/>
        </w:rPr>
        <w:t>1</w:t>
      </w:r>
      <w:r w:rsidRPr="008529C7">
        <w:rPr>
          <w:rFonts w:ascii="Arial" w:hAnsi="Arial" w:cs="Arial"/>
          <w:b w:val="0"/>
          <w:bCs w:val="0"/>
          <w:i/>
          <w:iCs/>
          <w:color w:val="000000"/>
          <w:sz w:val="22"/>
          <w:szCs w:val="22"/>
        </w:rPr>
        <w:fldChar w:fldCharType="end"/>
      </w:r>
      <w:r w:rsidRPr="008529C7">
        <w:rPr>
          <w:rFonts w:ascii="Arial" w:hAnsi="Arial" w:cs="Arial"/>
          <w:b w:val="0"/>
          <w:bCs w:val="0"/>
          <w:i/>
          <w:iCs/>
          <w:color w:val="000000"/>
          <w:sz w:val="22"/>
          <w:szCs w:val="22"/>
        </w:rPr>
        <w:t xml:space="preserve">: </w:t>
      </w:r>
      <w:r w:rsidR="00C03D2C" w:rsidRPr="00C03D2C">
        <w:rPr>
          <w:rFonts w:ascii="Arial" w:hAnsi="Arial" w:cs="Arial"/>
          <w:b w:val="0"/>
          <w:bCs w:val="0"/>
          <w:i/>
          <w:iCs/>
          <w:color w:val="000000"/>
          <w:sz w:val="22"/>
          <w:szCs w:val="22"/>
        </w:rPr>
        <w:t xml:space="preserve">Síntesis de los diseños experimentales implementados para la evaluación, estabilización y modelado del biocoagulante basado en Opuntia </w:t>
      </w:r>
      <w:commentRangeStart w:id="59"/>
      <w:r w:rsidR="00C03D2C" w:rsidRPr="00C03D2C">
        <w:rPr>
          <w:rFonts w:ascii="Arial" w:hAnsi="Arial" w:cs="Arial"/>
          <w:b w:val="0"/>
          <w:bCs w:val="0"/>
          <w:i/>
          <w:iCs/>
          <w:color w:val="000000"/>
          <w:sz w:val="22"/>
          <w:szCs w:val="22"/>
        </w:rPr>
        <w:t>ficus</w:t>
      </w:r>
      <w:commentRangeEnd w:id="59"/>
      <w:r w:rsidR="005B5DBE" w:rsidRPr="00C03D2C">
        <w:rPr>
          <w:rStyle w:val="Refdecomentario"/>
          <w:rFonts w:ascii="Arial" w:hAnsi="Arial" w:cs="Arial"/>
          <w:b w:val="0"/>
          <w:bCs w:val="0"/>
          <w:i/>
          <w:iCs/>
          <w:color w:val="000000"/>
          <w:sz w:val="22"/>
          <w:szCs w:val="22"/>
        </w:rPr>
        <w:commentReference w:id="59"/>
      </w:r>
      <w:r w:rsidR="00C03D2C" w:rsidRPr="00C03D2C">
        <w:rPr>
          <w:rFonts w:ascii="Arial" w:hAnsi="Arial" w:cs="Arial"/>
          <w:b w:val="0"/>
          <w:bCs w:val="0"/>
          <w:i/>
          <w:iCs/>
          <w:color w:val="000000"/>
          <w:sz w:val="22"/>
          <w:szCs w:val="22"/>
        </w:rPr>
        <w:t>-indica.</w:t>
      </w:r>
      <w:r w:rsidRPr="008529C7">
        <w:rPr>
          <w:rFonts w:ascii="Arial" w:hAnsi="Arial" w:cs="Arial"/>
          <w:b w:val="0"/>
          <w:bCs w:val="0"/>
          <w:i/>
          <w:iCs/>
          <w:color w:val="000000"/>
          <w:sz w:val="22"/>
          <w:szCs w:val="22"/>
        </w:rPr>
        <w:t>.</w:t>
      </w:r>
    </w:p>
    <w:tbl>
      <w:tblPr>
        <w:tblStyle w:val="Tablaconcuadrcula"/>
        <w:tblW w:w="0" w:type="auto"/>
        <w:tblLook w:val="04A0" w:firstRow="1" w:lastRow="0" w:firstColumn="1" w:lastColumn="0" w:noHBand="0" w:noVBand="1"/>
      </w:tblPr>
      <w:tblGrid>
        <w:gridCol w:w="2103"/>
        <w:gridCol w:w="1519"/>
        <w:gridCol w:w="1133"/>
        <w:gridCol w:w="2521"/>
        <w:gridCol w:w="1580"/>
      </w:tblGrid>
      <w:tr w:rsidR="00C6751D" w:rsidRPr="008529C7" w14:paraId="7A33342B" w14:textId="77777777" w:rsidTr="00EE39EF">
        <w:tc>
          <w:tcPr>
            <w:tcW w:w="0" w:type="auto"/>
            <w:hideMark/>
          </w:tcPr>
          <w:p w14:paraId="3308FBBB" w14:textId="77777777" w:rsidR="006A089C" w:rsidRPr="008529C7" w:rsidRDefault="006A089C" w:rsidP="00670240">
            <w:pPr>
              <w:rPr>
                <w:rFonts w:ascii="Arial" w:hAnsi="Arial" w:cs="Arial"/>
                <w:b/>
                <w:bCs/>
              </w:rPr>
            </w:pPr>
            <w:r w:rsidRPr="008529C7">
              <w:rPr>
                <w:rFonts w:ascii="Arial" w:hAnsi="Arial" w:cs="Arial"/>
                <w:b/>
                <w:bCs/>
              </w:rPr>
              <w:t>Etapa de Estudio</w:t>
            </w:r>
          </w:p>
        </w:tc>
        <w:tc>
          <w:tcPr>
            <w:tcW w:w="0" w:type="auto"/>
            <w:hideMark/>
          </w:tcPr>
          <w:p w14:paraId="7AAE075A" w14:textId="77777777" w:rsidR="006A089C" w:rsidRPr="008529C7" w:rsidRDefault="006A089C" w:rsidP="00670240">
            <w:pPr>
              <w:rPr>
                <w:rFonts w:ascii="Arial" w:hAnsi="Arial" w:cs="Arial"/>
                <w:b/>
                <w:bCs/>
              </w:rPr>
            </w:pPr>
            <w:r w:rsidRPr="008529C7">
              <w:rPr>
                <w:rFonts w:ascii="Arial" w:hAnsi="Arial" w:cs="Arial"/>
                <w:b/>
                <w:bCs/>
              </w:rPr>
              <w:t>Diseño Estadístico</w:t>
            </w:r>
          </w:p>
        </w:tc>
        <w:tc>
          <w:tcPr>
            <w:tcW w:w="0" w:type="auto"/>
            <w:hideMark/>
          </w:tcPr>
          <w:p w14:paraId="015D0069" w14:textId="19CF6462" w:rsidR="006A089C" w:rsidRPr="008529C7" w:rsidRDefault="006A089C" w:rsidP="00670240">
            <w:pPr>
              <w:rPr>
                <w:rFonts w:ascii="Arial" w:hAnsi="Arial" w:cs="Arial"/>
                <w:b/>
                <w:bCs/>
              </w:rPr>
            </w:pPr>
            <w:r w:rsidRPr="008529C7">
              <w:rPr>
                <w:rFonts w:ascii="Arial" w:hAnsi="Arial" w:cs="Arial"/>
                <w:b/>
                <w:bCs/>
              </w:rPr>
              <w:t>Corridas (N)</w:t>
            </w:r>
            <w:r w:rsidR="009D3F92">
              <w:rPr>
                <w:rFonts w:ascii="Arial" w:hAnsi="Arial" w:cs="Arial"/>
                <w:b/>
                <w:bCs/>
              </w:rPr>
              <w:t>*</w:t>
            </w:r>
          </w:p>
        </w:tc>
        <w:tc>
          <w:tcPr>
            <w:tcW w:w="0" w:type="auto"/>
            <w:hideMark/>
          </w:tcPr>
          <w:p w14:paraId="67E5613B" w14:textId="77777777" w:rsidR="006A089C" w:rsidRPr="008529C7" w:rsidRDefault="006A089C" w:rsidP="00670240">
            <w:pPr>
              <w:rPr>
                <w:rFonts w:ascii="Arial" w:hAnsi="Arial" w:cs="Arial"/>
                <w:b/>
                <w:bCs/>
              </w:rPr>
            </w:pPr>
            <w:r w:rsidRPr="008529C7">
              <w:rPr>
                <w:rFonts w:ascii="Arial" w:hAnsi="Arial" w:cs="Arial"/>
                <w:b/>
                <w:bCs/>
              </w:rPr>
              <w:t>Factores Operacionales (Rangos / Niveles)</w:t>
            </w:r>
          </w:p>
        </w:tc>
        <w:tc>
          <w:tcPr>
            <w:tcW w:w="0" w:type="auto"/>
            <w:hideMark/>
          </w:tcPr>
          <w:p w14:paraId="65D01143" w14:textId="77777777" w:rsidR="006A089C" w:rsidRPr="008529C7" w:rsidRDefault="006A089C" w:rsidP="00670240">
            <w:pPr>
              <w:rPr>
                <w:rFonts w:ascii="Arial" w:hAnsi="Arial" w:cs="Arial"/>
                <w:b/>
                <w:bCs/>
              </w:rPr>
            </w:pPr>
            <w:r w:rsidRPr="008529C7">
              <w:rPr>
                <w:rFonts w:ascii="Arial" w:hAnsi="Arial" w:cs="Arial"/>
                <w:b/>
                <w:bCs/>
              </w:rPr>
              <w:t>Respuesta Evaluada</w:t>
            </w:r>
          </w:p>
        </w:tc>
      </w:tr>
      <w:tr w:rsidR="00C6751D" w:rsidRPr="008529C7" w14:paraId="5CF2FE77" w14:textId="77777777" w:rsidTr="00EE39EF">
        <w:tc>
          <w:tcPr>
            <w:tcW w:w="0" w:type="auto"/>
            <w:hideMark/>
          </w:tcPr>
          <w:p w14:paraId="196546FE" w14:textId="0035526F" w:rsidR="006A089C" w:rsidRPr="008529C7" w:rsidRDefault="006A089C" w:rsidP="00670240">
            <w:pPr>
              <w:rPr>
                <w:rFonts w:ascii="Arial" w:hAnsi="Arial" w:cs="Arial"/>
              </w:rPr>
            </w:pPr>
            <w:r w:rsidRPr="008529C7">
              <w:rPr>
                <w:rFonts w:ascii="Arial" w:hAnsi="Arial" w:cs="Arial"/>
                <w:b/>
                <w:bCs/>
              </w:rPr>
              <w:t xml:space="preserve">Etapa 1: </w:t>
            </w:r>
            <w:r w:rsidR="008829D2" w:rsidRPr="008829D2">
              <w:rPr>
                <w:rFonts w:ascii="Arial" w:hAnsi="Arial" w:cs="Arial"/>
                <w:b/>
                <w:bCs/>
              </w:rPr>
              <w:t>Estabilidad temporal del extracto líquido</w:t>
            </w:r>
          </w:p>
        </w:tc>
        <w:tc>
          <w:tcPr>
            <w:tcW w:w="0" w:type="auto"/>
            <w:hideMark/>
          </w:tcPr>
          <w:p w14:paraId="5D612B01" w14:textId="2E331A5D" w:rsidR="006A089C" w:rsidRPr="008529C7" w:rsidRDefault="006A089C" w:rsidP="00670240">
            <w:pPr>
              <w:rPr>
                <w:rFonts w:ascii="Arial" w:hAnsi="Arial" w:cs="Arial"/>
              </w:rPr>
            </w:pPr>
            <w:r w:rsidRPr="008529C7">
              <w:rPr>
                <w:rFonts w:ascii="Arial" w:hAnsi="Arial" w:cs="Arial"/>
              </w:rPr>
              <w:t xml:space="preserve">Factorial </w:t>
            </w:r>
            <w:r w:rsidR="00FF6751" w:rsidRPr="008529C7">
              <w:rPr>
                <w:rFonts w:ascii="Arial" w:hAnsi="Arial" w:cs="Arial"/>
              </w:rPr>
              <w:t>de screening</w:t>
            </w:r>
            <w:r w:rsidRPr="008529C7">
              <w:rPr>
                <w:rFonts w:ascii="Arial" w:hAnsi="Arial" w:cs="Arial"/>
              </w:rPr>
              <w:t xml:space="preserve"> (3*2*2)</w:t>
            </w:r>
          </w:p>
        </w:tc>
        <w:tc>
          <w:tcPr>
            <w:tcW w:w="0" w:type="auto"/>
            <w:hideMark/>
          </w:tcPr>
          <w:p w14:paraId="73BBB00F" w14:textId="77777777" w:rsidR="006A089C" w:rsidRPr="008529C7" w:rsidRDefault="006A089C" w:rsidP="00670240">
            <w:pPr>
              <w:rPr>
                <w:rFonts w:ascii="Arial" w:hAnsi="Arial" w:cs="Arial"/>
              </w:rPr>
            </w:pPr>
            <w:r w:rsidRPr="008529C7">
              <w:rPr>
                <w:rFonts w:ascii="Arial" w:hAnsi="Arial" w:cs="Arial"/>
              </w:rPr>
              <w:t>12</w:t>
            </w:r>
          </w:p>
        </w:tc>
        <w:tc>
          <w:tcPr>
            <w:tcW w:w="0" w:type="auto"/>
            <w:hideMark/>
          </w:tcPr>
          <w:p w14:paraId="025E2278" w14:textId="77777777" w:rsidR="006A089C" w:rsidRPr="008529C7" w:rsidRDefault="006A089C" w:rsidP="00670240">
            <w:pPr>
              <w:rPr>
                <w:rFonts w:ascii="Arial" w:hAnsi="Arial" w:cs="Arial"/>
              </w:rPr>
            </w:pPr>
            <w:r w:rsidRPr="008529C7">
              <w:rPr>
                <w:rFonts w:ascii="Arial" w:hAnsi="Arial" w:cs="Arial"/>
                <w:b/>
                <w:bCs/>
              </w:rPr>
              <w:t>A:</w:t>
            </w:r>
            <w:r w:rsidRPr="008529C7">
              <w:rPr>
                <w:rFonts w:ascii="Arial" w:hAnsi="Arial" w:cs="Arial"/>
              </w:rPr>
              <w:t xml:space="preserve"> Tiempo de reposo (0, 2 y 4 h)</w:t>
            </w:r>
          </w:p>
          <w:p w14:paraId="705D022C" w14:textId="77777777" w:rsidR="006A089C" w:rsidRPr="008529C7" w:rsidRDefault="006A089C" w:rsidP="00670240">
            <w:pPr>
              <w:rPr>
                <w:rFonts w:ascii="Arial" w:hAnsi="Arial" w:cs="Arial"/>
              </w:rPr>
            </w:pPr>
            <w:r w:rsidRPr="008529C7">
              <w:rPr>
                <w:rFonts w:ascii="Arial" w:hAnsi="Arial" w:cs="Arial"/>
                <w:b/>
                <w:bCs/>
              </w:rPr>
              <w:t>B:</w:t>
            </w:r>
            <w:r w:rsidRPr="008529C7">
              <w:rPr>
                <w:rFonts w:ascii="Arial" w:hAnsi="Arial" w:cs="Arial"/>
              </w:rPr>
              <w:t xml:space="preserve"> Dosis de extracto fresco (0.5 y 1.0 g/L)</w:t>
            </w:r>
          </w:p>
          <w:p w14:paraId="3B29551D" w14:textId="77777777" w:rsidR="006A089C" w:rsidRPr="008529C7" w:rsidRDefault="006A089C" w:rsidP="00670240">
            <w:pPr>
              <w:rPr>
                <w:rFonts w:ascii="Arial" w:hAnsi="Arial" w:cs="Arial"/>
              </w:rPr>
            </w:pPr>
            <w:r w:rsidRPr="008529C7">
              <w:rPr>
                <w:rFonts w:ascii="Arial" w:hAnsi="Arial" w:cs="Arial"/>
                <w:b/>
                <w:bCs/>
              </w:rPr>
              <w:t>C:</w:t>
            </w:r>
            <w:r w:rsidRPr="008529C7">
              <w:rPr>
                <w:rFonts w:ascii="Arial" w:hAnsi="Arial" w:cs="Arial"/>
              </w:rPr>
              <w:t xml:space="preserve"> Turbidez inicial (1.0 y 4.0 g/L)</w:t>
            </w:r>
          </w:p>
        </w:tc>
        <w:tc>
          <w:tcPr>
            <w:tcW w:w="0" w:type="auto"/>
            <w:hideMark/>
          </w:tcPr>
          <w:p w14:paraId="3BB2FF25" w14:textId="77777777" w:rsidR="006A089C" w:rsidRPr="008529C7" w:rsidRDefault="006A089C" w:rsidP="00670240">
            <w:pPr>
              <w:rPr>
                <w:rFonts w:ascii="Arial" w:hAnsi="Arial" w:cs="Arial"/>
              </w:rPr>
            </w:pPr>
            <w:r w:rsidRPr="008529C7">
              <w:rPr>
                <w:rFonts w:ascii="Arial" w:hAnsi="Arial" w:cs="Arial"/>
              </w:rPr>
              <w:t>Remoción de Turbidez (%)</w:t>
            </w:r>
          </w:p>
        </w:tc>
      </w:tr>
      <w:tr w:rsidR="00C6751D" w:rsidRPr="008529C7" w14:paraId="137EDDBC" w14:textId="77777777" w:rsidTr="00EE39EF">
        <w:tc>
          <w:tcPr>
            <w:tcW w:w="0" w:type="auto"/>
            <w:hideMark/>
          </w:tcPr>
          <w:p w14:paraId="7118F4C4" w14:textId="18A825CC" w:rsidR="006A089C" w:rsidRPr="008529C7" w:rsidRDefault="006A089C" w:rsidP="00670240">
            <w:pPr>
              <w:rPr>
                <w:rFonts w:ascii="Arial" w:hAnsi="Arial" w:cs="Arial"/>
              </w:rPr>
            </w:pPr>
            <w:r w:rsidRPr="008529C7">
              <w:rPr>
                <w:rFonts w:ascii="Arial" w:hAnsi="Arial" w:cs="Arial"/>
                <w:b/>
                <w:bCs/>
              </w:rPr>
              <w:t xml:space="preserve">Etapa 2: </w:t>
            </w:r>
            <w:r w:rsidR="008829D2" w:rsidRPr="008829D2">
              <w:rPr>
                <w:rFonts w:ascii="Arial" w:hAnsi="Arial" w:cs="Arial"/>
                <w:b/>
                <w:bCs/>
              </w:rPr>
              <w:t>Evaluación de estrategias de estabilización</w:t>
            </w:r>
            <w:r w:rsidR="008829D2">
              <w:rPr>
                <w:rFonts w:ascii="Arial" w:hAnsi="Arial" w:cs="Arial"/>
                <w:b/>
                <w:bCs/>
              </w:rPr>
              <w:t xml:space="preserve"> de polvo</w:t>
            </w:r>
          </w:p>
        </w:tc>
        <w:tc>
          <w:tcPr>
            <w:tcW w:w="0" w:type="auto"/>
            <w:hideMark/>
          </w:tcPr>
          <w:p w14:paraId="657305BA" w14:textId="21A9FB8B" w:rsidR="006A089C" w:rsidRPr="008529C7" w:rsidRDefault="00D27F0D" w:rsidP="00670240">
            <w:pPr>
              <w:rPr>
                <w:rFonts w:ascii="Arial" w:hAnsi="Arial" w:cs="Arial"/>
              </w:rPr>
            </w:pPr>
            <w:r w:rsidRPr="008529C7">
              <w:rPr>
                <w:rFonts w:ascii="Arial" w:hAnsi="Arial" w:cs="Arial"/>
              </w:rPr>
              <w:t>Diseño factorial general (multinivel)</w:t>
            </w:r>
          </w:p>
        </w:tc>
        <w:tc>
          <w:tcPr>
            <w:tcW w:w="0" w:type="auto"/>
            <w:hideMark/>
          </w:tcPr>
          <w:p w14:paraId="08AF9A99" w14:textId="77777777" w:rsidR="006A089C" w:rsidRPr="008529C7" w:rsidRDefault="006A089C" w:rsidP="00670240">
            <w:pPr>
              <w:rPr>
                <w:rFonts w:ascii="Arial" w:hAnsi="Arial" w:cs="Arial"/>
              </w:rPr>
            </w:pPr>
            <w:r w:rsidRPr="008529C7">
              <w:rPr>
                <w:rFonts w:ascii="Arial" w:hAnsi="Arial" w:cs="Arial"/>
              </w:rPr>
              <w:t>24</w:t>
            </w:r>
          </w:p>
        </w:tc>
        <w:tc>
          <w:tcPr>
            <w:tcW w:w="0" w:type="auto"/>
            <w:hideMark/>
          </w:tcPr>
          <w:p w14:paraId="53CA93E2" w14:textId="77777777" w:rsidR="006A089C" w:rsidRPr="008529C7" w:rsidRDefault="006A089C" w:rsidP="00670240">
            <w:pPr>
              <w:rPr>
                <w:rFonts w:ascii="Arial" w:hAnsi="Arial" w:cs="Arial"/>
              </w:rPr>
            </w:pPr>
            <w:r w:rsidRPr="008529C7">
              <w:rPr>
                <w:rFonts w:ascii="Arial" w:hAnsi="Arial" w:cs="Arial"/>
                <w:b/>
                <w:bCs/>
              </w:rPr>
              <w:t>A:</w:t>
            </w:r>
            <w:r w:rsidRPr="008529C7">
              <w:rPr>
                <w:rFonts w:ascii="Arial" w:hAnsi="Arial" w:cs="Arial"/>
              </w:rPr>
              <w:t xml:space="preserve"> Método de purificación (Directo, Etanol, NaCl)</w:t>
            </w:r>
          </w:p>
          <w:p w14:paraId="1D9816B3" w14:textId="77777777" w:rsidR="006A089C" w:rsidRPr="008529C7" w:rsidRDefault="006A089C" w:rsidP="00670240">
            <w:pPr>
              <w:rPr>
                <w:rFonts w:ascii="Arial" w:hAnsi="Arial" w:cs="Arial"/>
              </w:rPr>
            </w:pPr>
            <w:r w:rsidRPr="008529C7">
              <w:rPr>
                <w:rFonts w:ascii="Arial" w:hAnsi="Arial" w:cs="Arial"/>
                <w:b/>
                <w:bCs/>
              </w:rPr>
              <w:t>B:</w:t>
            </w:r>
            <w:r w:rsidRPr="008529C7">
              <w:rPr>
                <w:rFonts w:ascii="Arial" w:hAnsi="Arial" w:cs="Arial"/>
              </w:rPr>
              <w:t xml:space="preserve"> Dosis (Polvo crudo: 25 (baja) –50 (alta) mg/L / Purificados: 2.5 (baja)–5.0 (alta)  mg/L)</w:t>
            </w:r>
          </w:p>
          <w:p w14:paraId="6EABA372" w14:textId="77777777" w:rsidR="006A089C" w:rsidRPr="008529C7" w:rsidRDefault="006A089C" w:rsidP="00670240">
            <w:pPr>
              <w:rPr>
                <w:rFonts w:ascii="Arial" w:hAnsi="Arial" w:cs="Arial"/>
              </w:rPr>
            </w:pPr>
            <w:r w:rsidRPr="008529C7">
              <w:rPr>
                <w:rFonts w:ascii="Arial" w:hAnsi="Arial" w:cs="Arial"/>
                <w:b/>
                <w:bCs/>
              </w:rPr>
              <w:t>C:</w:t>
            </w:r>
            <w:r w:rsidRPr="008529C7">
              <w:rPr>
                <w:rFonts w:ascii="Arial" w:hAnsi="Arial" w:cs="Arial"/>
              </w:rPr>
              <w:t xml:space="preserve"> Activación térmica (Ambiente, Ebullición)</w:t>
            </w:r>
          </w:p>
          <w:p w14:paraId="49AA4520" w14:textId="77777777" w:rsidR="006A089C" w:rsidRPr="008529C7" w:rsidRDefault="006A089C" w:rsidP="00670240">
            <w:pPr>
              <w:rPr>
                <w:rFonts w:ascii="Arial" w:hAnsi="Arial" w:cs="Arial"/>
              </w:rPr>
            </w:pPr>
            <w:r w:rsidRPr="008529C7">
              <w:rPr>
                <w:rFonts w:ascii="Arial" w:hAnsi="Arial" w:cs="Arial"/>
                <w:b/>
                <w:bCs/>
              </w:rPr>
              <w:t>D:</w:t>
            </w:r>
            <w:r w:rsidRPr="008529C7">
              <w:rPr>
                <w:rFonts w:ascii="Arial" w:hAnsi="Arial" w:cs="Arial"/>
              </w:rPr>
              <w:t xml:space="preserve"> Turbidez inicial (Baja, Alta)</w:t>
            </w:r>
          </w:p>
        </w:tc>
        <w:tc>
          <w:tcPr>
            <w:tcW w:w="0" w:type="auto"/>
            <w:hideMark/>
          </w:tcPr>
          <w:p w14:paraId="242AA814" w14:textId="77777777" w:rsidR="006A089C" w:rsidRPr="008529C7" w:rsidRDefault="006A089C" w:rsidP="00670240">
            <w:pPr>
              <w:rPr>
                <w:rFonts w:ascii="Arial" w:hAnsi="Arial" w:cs="Arial"/>
              </w:rPr>
            </w:pPr>
            <w:r w:rsidRPr="008529C7">
              <w:rPr>
                <w:rFonts w:ascii="Arial" w:hAnsi="Arial" w:cs="Arial"/>
              </w:rPr>
              <w:t>Remoción de Turbidez (%)</w:t>
            </w:r>
          </w:p>
        </w:tc>
      </w:tr>
      <w:tr w:rsidR="00C6751D" w:rsidRPr="008529C7" w14:paraId="7DD3B993" w14:textId="77777777" w:rsidTr="00EE39EF">
        <w:tc>
          <w:tcPr>
            <w:tcW w:w="0" w:type="auto"/>
            <w:hideMark/>
          </w:tcPr>
          <w:p w14:paraId="050D404E" w14:textId="05BEC2CE" w:rsidR="006A089C" w:rsidRPr="008529C7" w:rsidRDefault="006A089C" w:rsidP="00670240">
            <w:pPr>
              <w:rPr>
                <w:rFonts w:ascii="Arial" w:hAnsi="Arial" w:cs="Arial"/>
              </w:rPr>
            </w:pPr>
            <w:r w:rsidRPr="008529C7">
              <w:rPr>
                <w:rFonts w:ascii="Arial" w:hAnsi="Arial" w:cs="Arial"/>
                <w:b/>
                <w:bCs/>
              </w:rPr>
              <w:t xml:space="preserve">Etapa 3: </w:t>
            </w:r>
            <w:r w:rsidR="008829D2" w:rsidRPr="008829D2">
              <w:rPr>
                <w:rFonts w:ascii="Arial" w:hAnsi="Arial" w:cs="Arial"/>
                <w:b/>
                <w:bCs/>
              </w:rPr>
              <w:t>Almacenamiento y modelado predictivo</w:t>
            </w:r>
          </w:p>
        </w:tc>
        <w:tc>
          <w:tcPr>
            <w:tcW w:w="0" w:type="auto"/>
            <w:hideMark/>
          </w:tcPr>
          <w:p w14:paraId="68689CFE" w14:textId="77777777" w:rsidR="006A089C" w:rsidRPr="008529C7" w:rsidRDefault="006A089C" w:rsidP="00670240">
            <w:pPr>
              <w:rPr>
                <w:rFonts w:ascii="Arial" w:hAnsi="Arial" w:cs="Arial"/>
              </w:rPr>
            </w:pPr>
            <w:r w:rsidRPr="008529C7">
              <w:rPr>
                <w:rFonts w:ascii="Arial" w:hAnsi="Arial" w:cs="Arial"/>
              </w:rPr>
              <w:t xml:space="preserve">Arreglo de Datos Históricos (Modelo 2FI) y </w:t>
            </w:r>
            <w:r w:rsidRPr="008529C7">
              <w:rPr>
                <w:rFonts w:ascii="Arial" w:hAnsi="Arial" w:cs="Arial"/>
                <w:i/>
                <w:iCs/>
              </w:rPr>
              <w:t>Machine Learning</w:t>
            </w:r>
          </w:p>
        </w:tc>
        <w:tc>
          <w:tcPr>
            <w:tcW w:w="0" w:type="auto"/>
            <w:hideMark/>
          </w:tcPr>
          <w:p w14:paraId="105BA002" w14:textId="77777777" w:rsidR="006A089C" w:rsidRPr="008529C7" w:rsidRDefault="006A089C" w:rsidP="00670240">
            <w:pPr>
              <w:rPr>
                <w:rFonts w:ascii="Arial" w:hAnsi="Arial" w:cs="Arial"/>
              </w:rPr>
            </w:pPr>
            <w:r w:rsidRPr="008529C7">
              <w:rPr>
                <w:rFonts w:ascii="Arial" w:hAnsi="Arial" w:cs="Arial"/>
              </w:rPr>
              <w:t>41</w:t>
            </w:r>
          </w:p>
        </w:tc>
        <w:tc>
          <w:tcPr>
            <w:tcW w:w="0" w:type="auto"/>
            <w:hideMark/>
          </w:tcPr>
          <w:p w14:paraId="26161723" w14:textId="77777777" w:rsidR="006A089C" w:rsidRPr="008529C7" w:rsidRDefault="006A089C" w:rsidP="00670240">
            <w:pPr>
              <w:rPr>
                <w:rFonts w:ascii="Arial" w:hAnsi="Arial" w:cs="Arial"/>
              </w:rPr>
            </w:pPr>
            <w:r w:rsidRPr="008529C7">
              <w:rPr>
                <w:rFonts w:ascii="Arial" w:hAnsi="Arial" w:cs="Arial"/>
                <w:b/>
                <w:bCs/>
              </w:rPr>
              <w:t>A:</w:t>
            </w:r>
            <w:r w:rsidRPr="008529C7">
              <w:rPr>
                <w:rFonts w:ascii="Arial" w:hAnsi="Arial" w:cs="Arial"/>
              </w:rPr>
              <w:t xml:space="preserve"> Tiempo de almacenamiento del cladodio (1, 3 y 5 semanas)</w:t>
            </w:r>
          </w:p>
          <w:p w14:paraId="38826C36" w14:textId="77777777" w:rsidR="006A089C" w:rsidRPr="008529C7" w:rsidRDefault="006A089C" w:rsidP="00670240">
            <w:pPr>
              <w:rPr>
                <w:rFonts w:ascii="Arial" w:hAnsi="Arial" w:cs="Arial"/>
              </w:rPr>
            </w:pPr>
            <w:r w:rsidRPr="008529C7">
              <w:rPr>
                <w:rFonts w:ascii="Arial" w:hAnsi="Arial" w:cs="Arial"/>
                <w:b/>
                <w:bCs/>
              </w:rPr>
              <w:t>B:</w:t>
            </w:r>
            <w:r w:rsidRPr="008529C7">
              <w:rPr>
                <w:rFonts w:ascii="Arial" w:hAnsi="Arial" w:cs="Arial"/>
              </w:rPr>
              <w:t xml:space="preserve"> Dosis de extracto fresco (0.3 – 3.0 g/L)</w:t>
            </w:r>
          </w:p>
          <w:p w14:paraId="7E7E2CEE" w14:textId="77777777" w:rsidR="006A089C" w:rsidRPr="008529C7" w:rsidRDefault="006A089C" w:rsidP="00670240">
            <w:pPr>
              <w:rPr>
                <w:rFonts w:ascii="Arial" w:hAnsi="Arial" w:cs="Arial"/>
              </w:rPr>
            </w:pPr>
            <w:r w:rsidRPr="008529C7">
              <w:rPr>
                <w:rFonts w:ascii="Arial" w:hAnsi="Arial" w:cs="Arial"/>
                <w:b/>
                <w:bCs/>
              </w:rPr>
              <w:t>C:</w:t>
            </w:r>
            <w:r w:rsidRPr="008529C7">
              <w:rPr>
                <w:rFonts w:ascii="Arial" w:hAnsi="Arial" w:cs="Arial"/>
              </w:rPr>
              <w:t xml:space="preserve"> Turbidez inicial (1.0 y 4.0 g/L)</w:t>
            </w:r>
          </w:p>
        </w:tc>
        <w:tc>
          <w:tcPr>
            <w:tcW w:w="0" w:type="auto"/>
            <w:hideMark/>
          </w:tcPr>
          <w:p w14:paraId="498E9415" w14:textId="77777777" w:rsidR="006A089C" w:rsidRPr="008529C7" w:rsidRDefault="006A089C" w:rsidP="00670240">
            <w:pPr>
              <w:rPr>
                <w:rFonts w:ascii="Arial" w:hAnsi="Arial" w:cs="Arial"/>
              </w:rPr>
            </w:pPr>
            <w:r w:rsidRPr="008529C7">
              <w:rPr>
                <w:rFonts w:ascii="Arial" w:hAnsi="Arial" w:cs="Arial"/>
              </w:rPr>
              <w:t>Remoción de Turbidez (%) y Clasificación Binaria (Éxito 92%)</w:t>
            </w:r>
          </w:p>
        </w:tc>
      </w:tr>
      <w:tr w:rsidR="00C6751D" w:rsidRPr="008529C7" w14:paraId="2020F5E4" w14:textId="77777777" w:rsidTr="00EE39EF">
        <w:tc>
          <w:tcPr>
            <w:tcW w:w="0" w:type="auto"/>
            <w:hideMark/>
          </w:tcPr>
          <w:p w14:paraId="3E833556" w14:textId="407D2CEE" w:rsidR="006A089C" w:rsidRPr="008529C7" w:rsidRDefault="006A089C" w:rsidP="00670240">
            <w:pPr>
              <w:rPr>
                <w:rFonts w:ascii="Arial" w:hAnsi="Arial" w:cs="Arial"/>
              </w:rPr>
            </w:pPr>
            <w:r w:rsidRPr="008529C7">
              <w:rPr>
                <w:rFonts w:ascii="Arial" w:hAnsi="Arial" w:cs="Arial"/>
                <w:b/>
                <w:bCs/>
              </w:rPr>
              <w:t xml:space="preserve">Etapa 4: </w:t>
            </w:r>
            <w:r w:rsidR="008829D2" w:rsidRPr="008829D2">
              <w:rPr>
                <w:rFonts w:ascii="Arial" w:hAnsi="Arial" w:cs="Arial"/>
                <w:b/>
                <w:bCs/>
              </w:rPr>
              <w:lastRenderedPageBreak/>
              <w:t>Validación en matriz fluvial real</w:t>
            </w:r>
          </w:p>
        </w:tc>
        <w:tc>
          <w:tcPr>
            <w:tcW w:w="0" w:type="auto"/>
            <w:hideMark/>
          </w:tcPr>
          <w:p w14:paraId="4AA204AD" w14:textId="77777777" w:rsidR="006A089C" w:rsidRPr="008529C7" w:rsidRDefault="006A089C" w:rsidP="00670240">
            <w:pPr>
              <w:rPr>
                <w:rFonts w:ascii="Arial" w:hAnsi="Arial" w:cs="Arial"/>
              </w:rPr>
            </w:pPr>
            <w:r w:rsidRPr="008529C7">
              <w:rPr>
                <w:rFonts w:ascii="Arial" w:hAnsi="Arial" w:cs="Arial"/>
              </w:rPr>
              <w:lastRenderedPageBreak/>
              <w:t xml:space="preserve">Diseño </w:t>
            </w:r>
            <w:r w:rsidRPr="008529C7">
              <w:rPr>
                <w:rFonts w:ascii="Arial" w:hAnsi="Arial" w:cs="Arial"/>
              </w:rPr>
              <w:lastRenderedPageBreak/>
              <w:t>Compuesto Central (CCD)</w:t>
            </w:r>
          </w:p>
        </w:tc>
        <w:tc>
          <w:tcPr>
            <w:tcW w:w="0" w:type="auto"/>
            <w:hideMark/>
          </w:tcPr>
          <w:p w14:paraId="449A31EC" w14:textId="77777777" w:rsidR="006A089C" w:rsidRPr="008529C7" w:rsidRDefault="006A089C" w:rsidP="00670240">
            <w:pPr>
              <w:rPr>
                <w:rFonts w:ascii="Arial" w:hAnsi="Arial" w:cs="Arial"/>
              </w:rPr>
            </w:pPr>
            <w:r w:rsidRPr="008529C7">
              <w:rPr>
                <w:rFonts w:ascii="Arial" w:hAnsi="Arial" w:cs="Arial"/>
              </w:rPr>
              <w:lastRenderedPageBreak/>
              <w:t>18</w:t>
            </w:r>
          </w:p>
        </w:tc>
        <w:tc>
          <w:tcPr>
            <w:tcW w:w="0" w:type="auto"/>
            <w:hideMark/>
          </w:tcPr>
          <w:p w14:paraId="6A79F2BD" w14:textId="77777777" w:rsidR="006A089C" w:rsidRPr="008529C7" w:rsidRDefault="006A089C" w:rsidP="00670240">
            <w:pPr>
              <w:rPr>
                <w:rFonts w:ascii="Arial" w:hAnsi="Arial" w:cs="Arial"/>
              </w:rPr>
            </w:pPr>
            <w:r w:rsidRPr="008529C7">
              <w:rPr>
                <w:rFonts w:ascii="Arial" w:hAnsi="Arial" w:cs="Arial"/>
                <w:b/>
                <w:bCs/>
              </w:rPr>
              <w:t>A:</w:t>
            </w:r>
            <w:r w:rsidRPr="008529C7">
              <w:rPr>
                <w:rFonts w:ascii="Arial" w:hAnsi="Arial" w:cs="Arial"/>
              </w:rPr>
              <w:t xml:space="preserve"> Dosis de coagulante </w:t>
            </w:r>
            <w:r w:rsidRPr="008529C7">
              <w:rPr>
                <w:rFonts w:ascii="Arial" w:hAnsi="Arial" w:cs="Arial"/>
              </w:rPr>
              <w:lastRenderedPageBreak/>
              <w:t>(Central: 0.5 – 1.5 g/L; Axiales: 0.1 y 1.9 g/L)</w:t>
            </w:r>
          </w:p>
          <w:p w14:paraId="63622BDA" w14:textId="264878F5" w:rsidR="006A089C" w:rsidRPr="008529C7" w:rsidRDefault="006A089C" w:rsidP="00670240">
            <w:pPr>
              <w:rPr>
                <w:rFonts w:ascii="Arial" w:hAnsi="Arial" w:cs="Arial"/>
              </w:rPr>
            </w:pPr>
            <w:r w:rsidRPr="008529C7">
              <w:rPr>
                <w:rFonts w:ascii="Arial" w:hAnsi="Arial" w:cs="Arial"/>
                <w:b/>
                <w:bCs/>
              </w:rPr>
              <w:t>B:</w:t>
            </w:r>
            <w:r w:rsidRPr="008529C7">
              <w:rPr>
                <w:rFonts w:ascii="Arial" w:hAnsi="Arial" w:cs="Arial"/>
              </w:rPr>
              <w:t xml:space="preserve"> Tiempo de prehidratación/espera (Central: 1.4 – 5.0 min; Axiales: 0.0 y 6.4 min)</w:t>
            </w:r>
          </w:p>
          <w:p w14:paraId="48393950" w14:textId="77777777" w:rsidR="006A089C" w:rsidRPr="008529C7" w:rsidRDefault="006A089C" w:rsidP="00670240">
            <w:pPr>
              <w:rPr>
                <w:rFonts w:ascii="Arial" w:hAnsi="Arial" w:cs="Arial"/>
              </w:rPr>
            </w:pPr>
            <w:r w:rsidRPr="008529C7">
              <w:rPr>
                <w:rFonts w:ascii="Arial" w:hAnsi="Arial" w:cs="Arial"/>
                <w:b/>
                <w:bCs/>
              </w:rPr>
              <w:t>C:</w:t>
            </w:r>
            <w:r w:rsidRPr="008529C7">
              <w:rPr>
                <w:rFonts w:ascii="Arial" w:hAnsi="Arial" w:cs="Arial"/>
              </w:rPr>
              <w:t xml:space="preserve"> Tiempo de floculación (Central: 2.8 – 10.0 min; Axiales: 0.0 y 12.8 min)</w:t>
            </w:r>
          </w:p>
        </w:tc>
        <w:tc>
          <w:tcPr>
            <w:tcW w:w="0" w:type="auto"/>
            <w:hideMark/>
          </w:tcPr>
          <w:p w14:paraId="56589A36" w14:textId="77777777" w:rsidR="006A089C" w:rsidRPr="008529C7" w:rsidRDefault="006A089C" w:rsidP="00670240">
            <w:pPr>
              <w:rPr>
                <w:rFonts w:ascii="Arial" w:hAnsi="Arial" w:cs="Arial"/>
              </w:rPr>
            </w:pPr>
            <w:r w:rsidRPr="008529C7">
              <w:rPr>
                <w:rFonts w:ascii="Arial" w:hAnsi="Arial" w:cs="Arial"/>
              </w:rPr>
              <w:lastRenderedPageBreak/>
              <w:t xml:space="preserve">Remoción de </w:t>
            </w:r>
            <w:r w:rsidRPr="008529C7">
              <w:rPr>
                <w:rFonts w:ascii="Arial" w:hAnsi="Arial" w:cs="Arial"/>
              </w:rPr>
              <w:lastRenderedPageBreak/>
              <w:t>Turbidez (%)</w:t>
            </w:r>
          </w:p>
        </w:tc>
      </w:tr>
    </w:tbl>
    <w:p w14:paraId="3053A410" w14:textId="622F3342" w:rsidR="009D3F92" w:rsidRDefault="009D3F92" w:rsidP="00670240">
      <w:pPr>
        <w:pStyle w:val="Ttulo3"/>
        <w:rPr>
          <w:rFonts w:ascii="Arial" w:hAnsi="Arial" w:cs="Arial"/>
        </w:rPr>
      </w:pPr>
      <w:r>
        <w:rPr>
          <w:rFonts w:ascii="Arial" w:hAnsi="Arial" w:cs="Arial"/>
        </w:rPr>
        <w:lastRenderedPageBreak/>
        <w:t>*Las corridas se realizaron por triplicado.</w:t>
      </w:r>
    </w:p>
    <w:p w14:paraId="6D250EC5" w14:textId="1C869004" w:rsidR="00133011" w:rsidRDefault="000717E5" w:rsidP="00670240">
      <w:pPr>
        <w:pStyle w:val="Ttulo3"/>
        <w:rPr>
          <w:rFonts w:ascii="Arial" w:hAnsi="Arial" w:cs="Arial"/>
        </w:rPr>
      </w:pPr>
      <w:r w:rsidRPr="008529C7">
        <w:rPr>
          <w:rFonts w:ascii="Arial" w:hAnsi="Arial" w:cs="Arial"/>
        </w:rPr>
        <w:t>2.5. PROTOCOLO DE ENSAYO DE JARRAS Y ANÁLISIS</w:t>
      </w:r>
    </w:p>
    <w:p w14:paraId="0081895F" w14:textId="3F7B389F" w:rsidR="008829D2" w:rsidRPr="00AC17E3" w:rsidRDefault="008829D2" w:rsidP="008829D2">
      <w:pPr>
        <w:rPr>
          <w:rFonts w:ascii="Arial" w:hAnsi="Arial" w:cs="Arial"/>
        </w:rPr>
      </w:pPr>
      <w:r w:rsidRPr="00AC17E3">
        <w:rPr>
          <w:rFonts w:ascii="Arial" w:hAnsi="Arial" w:cs="Arial"/>
        </w:rPr>
        <w:t>La evaluación del desempeño de los biocoagulantes se realizó mediante ensayos de coagulación-floculación utilizando la metodología estándar de prueba de jarras (Jar Test). Los experimentos fueron llevados a cabo en laboratorios de la Universidad Nacional de Salta (UNSa), empleando un equipo de prueba de jarras de seis posiciones (marca XXXX y modelo XXXXX), equipado con paletas de velocidad variable.</w:t>
      </w:r>
    </w:p>
    <w:p w14:paraId="3434E9BA" w14:textId="7E9F2518" w:rsidR="008829D2" w:rsidRPr="00AC17E3" w:rsidRDefault="008829D2" w:rsidP="008829D2">
      <w:pPr>
        <w:rPr>
          <w:rFonts w:ascii="Arial" w:hAnsi="Arial" w:cs="Arial"/>
        </w:rPr>
      </w:pPr>
      <w:r w:rsidRPr="00AC17E3">
        <w:rPr>
          <w:rFonts w:ascii="Arial" w:hAnsi="Arial" w:cs="Arial"/>
        </w:rPr>
        <w:t xml:space="preserve">El protocolo experimental consistió en una etapa de mezcla rápida a 150 rpm durante 2 min, seguida de una etapa de mezcla lenta a 20 rpm durante 10 min, en concordancia con procedimientos previamente reportados para la evaluación de biocoagulantes </w:t>
      </w:r>
      <w:sdt>
        <w:sdtPr>
          <w:rPr>
            <w:rFonts w:ascii="Arial" w:hAnsi="Arial" w:cs="Arial"/>
            <w:color w:val="000000"/>
          </w:rPr>
          <w:tag w:val="MENDELEY_CITATION_v3_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"/>
          <w:id w:val="-1924632714"/>
          <w:placeholder>
            <w:docPart w:val="7539ADD8B3C14121954BE9DA59A6FCA3"/>
          </w:placeholder>
        </w:sdtPr>
        <w:sdtEndPr/>
        <w:sdtContent>
          <w:r w:rsidR="006D57CC" w:rsidRPr="006D57CC">
            <w:rPr>
              <w:rFonts w:ascii="Arial" w:hAnsi="Arial" w:cs="Arial"/>
              <w:color w:val="000000"/>
            </w:rPr>
            <w:t>(Gandiwa et al., 2020)</w:t>
          </w:r>
        </w:sdtContent>
      </w:sdt>
      <w:r w:rsidRPr="00AC17E3">
        <w:rPr>
          <w:rFonts w:ascii="Arial" w:hAnsi="Arial" w:cs="Arial"/>
        </w:rPr>
        <w:t xml:space="preserve">. Para los ensayos correspondientes a la Etapa 4, las condiciones operativas asociadas al tiempo de prehidratación y floculación fueron ajustadas de acuerdo con la matriz experimental definida por el Diseño Compuesto Central (CCD). </w:t>
      </w:r>
      <w:r w:rsidR="00F740E7" w:rsidRPr="008529C7">
        <w:rPr>
          <w:rFonts w:ascii="Arial" w:hAnsi="Arial" w:cs="Arial"/>
        </w:rPr>
        <w:t>Independientemente de la etapa, todos los bloques experimentales concluyeron su ciclo con un proceso de sedimentación de 20 minutos en reposo.</w:t>
      </w:r>
    </w:p>
    <w:p w14:paraId="31E6747C" w14:textId="77777777" w:rsidR="00F740E7" w:rsidRPr="008529C7" w:rsidRDefault="008829D2" w:rsidP="00F740E7">
      <w:pPr>
        <w:rPr>
          <w:rFonts w:ascii="Arial" w:hAnsi="Arial" w:cs="Arial"/>
        </w:rPr>
      </w:pPr>
      <w:r w:rsidRPr="00AC17E3">
        <w:rPr>
          <w:rFonts w:ascii="Arial" w:hAnsi="Arial" w:cs="Arial"/>
        </w:rPr>
        <w:t>La eficiencia del tratamiento fue cuantificada mediante la determinación del porcentaje de remoción de turbidez, calculado a partir de las mediciones nefelométricas realizadas sobre la matriz inicial y el sobrenadante obtenido luego del período de sedimentación.</w:t>
      </w:r>
      <w:r w:rsidR="00F740E7">
        <w:rPr>
          <w:rFonts w:ascii="Arial" w:hAnsi="Arial" w:cs="Arial"/>
        </w:rPr>
        <w:t xml:space="preserve"> Las mediciones de turbidez se realizaron </w:t>
      </w:r>
      <w:r w:rsidR="00F740E7" w:rsidRPr="008529C7">
        <w:rPr>
          <w:rFonts w:ascii="Arial" w:hAnsi="Arial" w:cs="Arial"/>
        </w:rPr>
        <w:t>empleando un turbidímetro analítico portátil (HANNA 93703).</w:t>
      </w:r>
    </w:p>
    <w:p w14:paraId="7A9C4B0A" w14:textId="7F1EF07C" w:rsidR="008829D2" w:rsidRPr="00AC17E3" w:rsidRDefault="008829D2" w:rsidP="008829D2">
      <w:pPr>
        <w:rPr>
          <w:rFonts w:ascii="Arial" w:hAnsi="Arial" w:cs="Arial"/>
        </w:rPr>
      </w:pPr>
      <w:r w:rsidRPr="00AC17E3">
        <w:rPr>
          <w:rFonts w:ascii="Arial" w:hAnsi="Arial" w:cs="Arial"/>
        </w:rPr>
        <w:t xml:space="preserve">El porcentaje de remoción de turbidez </w:t>
      </w:r>
      <w:r w:rsidR="00F740E7">
        <w:rPr>
          <w:rFonts w:ascii="Arial" w:hAnsi="Arial" w:cs="Arial"/>
        </w:rPr>
        <w:t xml:space="preserve">(RT) </w:t>
      </w:r>
      <w:r w:rsidRPr="00AC17E3">
        <w:rPr>
          <w:rFonts w:ascii="Arial" w:hAnsi="Arial" w:cs="Arial"/>
        </w:rPr>
        <w:t>se calculó mediante la siguiente expresión:</w:t>
      </w:r>
    </w:p>
    <w:p w14:paraId="7FF05887" w14:textId="36F8E126" w:rsidR="00F740E7" w:rsidRPr="00F740E7" w:rsidRDefault="00F740E7" w:rsidP="00AC17E3">
      <w:pPr>
        <w:rPr>
          <w:rFonts w:ascii="Arial" w:hAnsi="Arial" w:cs="Arial"/>
        </w:rPr>
      </w:pPr>
      <w:r w:rsidRPr="00AC17E3">
        <w:rPr>
          <w:rFonts w:ascii="Arial" w:hAnsi="Arial" w:cs="Arial"/>
        </w:rPr>
        <w:t>RT (%)=[(T</w:t>
      </w:r>
      <w:r w:rsidRPr="00AC17E3">
        <w:rPr>
          <w:rFonts w:ascii="Arial" w:hAnsi="Arial" w:cs="Arial"/>
          <w:vertAlign w:val="subscript"/>
        </w:rPr>
        <w:t>i</w:t>
      </w:r>
      <w:r w:rsidRPr="00AC17E3">
        <w:rPr>
          <w:rFonts w:ascii="Arial" w:hAnsi="Arial" w:cs="Arial"/>
        </w:rPr>
        <w:t>-T</w:t>
      </w:r>
      <w:r w:rsidRPr="00AC17E3">
        <w:rPr>
          <w:rFonts w:ascii="Arial" w:hAnsi="Arial" w:cs="Arial"/>
          <w:vertAlign w:val="subscript"/>
        </w:rPr>
        <w:t>f</w:t>
      </w:r>
      <w:r w:rsidRPr="00AC17E3">
        <w:rPr>
          <w:rFonts w:ascii="Arial" w:hAnsi="Arial" w:cs="Arial"/>
        </w:rPr>
        <w:t>)/T</w:t>
      </w:r>
      <w:r w:rsidRPr="00AC17E3">
        <w:rPr>
          <w:rFonts w:ascii="Arial" w:hAnsi="Arial" w:cs="Arial"/>
          <w:vertAlign w:val="subscript"/>
        </w:rPr>
        <w:t>i</w:t>
      </w:r>
      <w:r w:rsidRPr="00AC17E3">
        <w:rPr>
          <w:rFonts w:ascii="Arial" w:hAnsi="Arial" w:cs="Arial"/>
        </w:rPr>
        <w:t>]*100</w:t>
      </w:r>
      <w:r>
        <w:rPr>
          <w:rFonts w:ascii="Arial" w:hAnsi="Arial" w:cs="Arial"/>
        </w:rPr>
        <w:t xml:space="preserve"> Ec. 1Donde T</w:t>
      </w:r>
      <w:r w:rsidRPr="00AC17E3">
        <w:rPr>
          <w:rFonts w:ascii="Arial" w:hAnsi="Arial" w:cs="Arial"/>
          <w:vertAlign w:val="subscript"/>
        </w:rPr>
        <w:t>i</w:t>
      </w:r>
      <w:r>
        <w:rPr>
          <w:rFonts w:ascii="Arial" w:hAnsi="Arial" w:cs="Arial"/>
        </w:rPr>
        <w:t xml:space="preserve"> es la turbidez inicial y T</w:t>
      </w:r>
      <w:r w:rsidRPr="00AC17E3">
        <w:rPr>
          <w:rFonts w:ascii="Arial" w:hAnsi="Arial" w:cs="Arial"/>
          <w:vertAlign w:val="subscript"/>
        </w:rPr>
        <w:t>f</w:t>
      </w:r>
      <w:r>
        <w:rPr>
          <w:rFonts w:ascii="Arial" w:hAnsi="Arial" w:cs="Arial"/>
        </w:rPr>
        <w:t xml:space="preserve"> la turbidez del sobrenadante. </w:t>
      </w:r>
    </w:p>
    <w:p w14:paraId="5DC0003A" w14:textId="234CBB7F" w:rsidR="00133011" w:rsidRPr="008529C7" w:rsidRDefault="00C024E0" w:rsidP="00670240">
      <w:pPr>
        <w:pStyle w:val="Ttulo2"/>
        <w:rPr>
          <w:rFonts w:ascii="Arial" w:hAnsi="Arial" w:cs="Arial"/>
        </w:rPr>
      </w:pPr>
      <w:bookmarkStart w:id="60" w:name="_Hlk235989533"/>
      <w:r w:rsidRPr="008529C7">
        <w:rPr>
          <w:rFonts w:ascii="Arial" w:hAnsi="Arial" w:cs="Arial"/>
        </w:rPr>
        <w:t>3. RESULTADOS Y DISCUSIÓN</w:t>
      </w:r>
    </w:p>
    <w:p w14:paraId="29D59B65" w14:textId="10C8F789" w:rsidR="00133011" w:rsidRPr="008529C7" w:rsidRDefault="00C024E0" w:rsidP="00670240">
      <w:pPr>
        <w:pStyle w:val="Ttulo3"/>
        <w:rPr>
          <w:rFonts w:ascii="Arial" w:hAnsi="Arial" w:cs="Arial"/>
        </w:rPr>
      </w:pPr>
      <w:r w:rsidRPr="008529C7">
        <w:rPr>
          <w:rFonts w:ascii="Arial" w:hAnsi="Arial" w:cs="Arial"/>
        </w:rPr>
        <w:t>3.1. CINÉTICA DE DEGRADACIÓN POSCOSECHA EN FASE LÍQUIDA (ETAPA 1)</w:t>
      </w:r>
    </w:p>
    <w:p w14:paraId="4ADE16F7" w14:textId="23EC19D3" w:rsidR="00DA4ECD" w:rsidRPr="008529C7" w:rsidRDefault="00DA4ECD" w:rsidP="00670240">
      <w:pPr>
        <w:rPr>
          <w:rFonts w:ascii="Arial" w:hAnsi="Arial" w:cs="Arial"/>
        </w:rPr>
      </w:pPr>
      <w:r w:rsidRPr="008529C7">
        <w:rPr>
          <w:rFonts w:ascii="Arial" w:hAnsi="Arial" w:cs="Arial"/>
        </w:rPr>
        <w:t>El análisis de varianza (ANOVA) aplicado al diseño factorial arrojó un modelo de regresión lineal estadísticamente significativo</w:t>
      </w:r>
      <w:r w:rsidR="00BE2AAB" w:rsidRPr="008529C7">
        <w:rPr>
          <w:rFonts w:ascii="Arial" w:hAnsi="Arial" w:cs="Arial"/>
        </w:rPr>
        <w:t xml:space="preserve"> </w:t>
      </w:r>
      <w:r w:rsidRPr="008529C7">
        <w:rPr>
          <w:rFonts w:ascii="Arial" w:hAnsi="Arial" w:cs="Arial"/>
        </w:rPr>
        <w:t>(</w:t>
      </w:r>
      <w:r w:rsidR="00EF5581" w:rsidRPr="008529C7">
        <w:rPr>
          <w:rFonts w:ascii="Arial" w:hAnsi="Arial" w:cs="Arial"/>
        </w:rPr>
        <w:t>p= 0.0014</w:t>
      </w:r>
      <w:r w:rsidRPr="008529C7">
        <w:rPr>
          <w:rFonts w:ascii="Arial" w:hAnsi="Arial" w:cs="Arial"/>
        </w:rPr>
        <w:t xml:space="preserve">), con un coeficiente de determinación </w:t>
      </w:r>
      <w:r w:rsidR="00FA4E5D" w:rsidRPr="008529C7">
        <w:rPr>
          <w:rFonts w:ascii="Arial" w:hAnsi="Arial" w:cs="Arial"/>
        </w:rPr>
        <w:t>R</w:t>
      </w:r>
      <w:r w:rsidR="00FA4E5D" w:rsidRPr="008529C7">
        <w:rPr>
          <w:rFonts w:ascii="Arial" w:hAnsi="Arial" w:cs="Arial"/>
          <w:vertAlign w:val="superscript"/>
        </w:rPr>
        <w:t>2</w:t>
      </w:r>
      <w:r w:rsidR="00FA4E5D" w:rsidRPr="008529C7">
        <w:rPr>
          <w:rFonts w:ascii="Arial" w:hAnsi="Arial" w:cs="Arial"/>
        </w:rPr>
        <w:t>=0.843</w:t>
      </w:r>
      <w:r w:rsidRPr="008529C7">
        <w:rPr>
          <w:rFonts w:ascii="Arial" w:hAnsi="Arial" w:cs="Arial"/>
        </w:rPr>
        <w:t>. El análisis de los efectos principales reveló que el tiempo de almacenamiento del extracto líquido fue el único factor con un impacto estadísticamente significativo sobre la remoción de turbidez (</w:t>
      </w:r>
      <w:r w:rsidR="00E730AA" w:rsidRPr="008529C7">
        <w:rPr>
          <w:rFonts w:ascii="Arial" w:hAnsi="Arial" w:cs="Arial"/>
        </w:rPr>
        <w:t>p= 0.00</w:t>
      </w:r>
      <w:r w:rsidR="00492D74" w:rsidRPr="008529C7">
        <w:rPr>
          <w:rFonts w:ascii="Arial" w:hAnsi="Arial" w:cs="Arial"/>
        </w:rPr>
        <w:t>02</w:t>
      </w:r>
      <w:r w:rsidRPr="008529C7">
        <w:rPr>
          <w:rFonts w:ascii="Arial" w:hAnsi="Arial" w:cs="Arial"/>
        </w:rPr>
        <w:t>).</w:t>
      </w:r>
      <w:r w:rsidR="00D146CC" w:rsidRPr="008529C7">
        <w:rPr>
          <w:rFonts w:ascii="Arial" w:hAnsi="Arial" w:cs="Arial"/>
        </w:rPr>
        <w:t xml:space="preserve"> Para corroborar el desempeño real del biocoagulante frente a la simple precipitación por gravedad, se implementó la prueba post-hoc HSD de Tukey, incorporando un ensayo de control (Blanco sin coagulante). El análisis demostró que el extracto fresco (0 h) logró una eficiencia </w:t>
      </w:r>
      <w:r w:rsidR="00D146CC" w:rsidRPr="008529C7">
        <w:rPr>
          <w:rFonts w:ascii="Arial" w:hAnsi="Arial" w:cs="Arial"/>
        </w:rPr>
        <w:lastRenderedPageBreak/>
        <w:t xml:space="preserve">promedio del 91.8% (agrupación Tukey 'a'), superando de manera irrefutable la decantación natural del blanco (81.7%, agrupación Tukey 'c'). Sin embargo, a medida que avanzó el tiempo de almacenamiento, la eficiencia decayó drásticamente hacia el rendimiento del blanco (86.9% a las 2 h, agrupación 'b'; y 85.2% a las 4 h, agrupación 'bc'). </w:t>
      </w:r>
      <w:r w:rsidRPr="008529C7">
        <w:rPr>
          <w:rFonts w:ascii="Arial" w:hAnsi="Arial" w:cs="Arial"/>
        </w:rPr>
        <w:t>Por el contrario, la concentración de la dosis (</w:t>
      </w:r>
      <w:r w:rsidR="00934768" w:rsidRPr="008529C7">
        <w:rPr>
          <w:rFonts w:ascii="Arial" w:hAnsi="Arial" w:cs="Arial"/>
        </w:rPr>
        <w:t>p=0.1908</w:t>
      </w:r>
      <w:r w:rsidRPr="008529C7">
        <w:rPr>
          <w:rFonts w:ascii="Arial" w:hAnsi="Arial" w:cs="Arial"/>
        </w:rPr>
        <w:t>) y la turbidez inicial del afluente sintético (</w:t>
      </w:r>
      <w:r w:rsidR="00934768" w:rsidRPr="008529C7">
        <w:rPr>
          <w:rFonts w:ascii="Arial" w:hAnsi="Arial" w:cs="Arial"/>
        </w:rPr>
        <w:t>p=</w:t>
      </w:r>
      <w:r w:rsidR="00A723C3" w:rsidRPr="008529C7">
        <w:rPr>
          <w:rFonts w:ascii="Arial" w:hAnsi="Arial" w:cs="Arial"/>
        </w:rPr>
        <w:t>0.</w:t>
      </w:r>
      <w:r w:rsidR="00245AB9" w:rsidRPr="008529C7">
        <w:rPr>
          <w:rFonts w:ascii="Arial" w:hAnsi="Arial" w:cs="Arial"/>
        </w:rPr>
        <w:t>3335</w:t>
      </w:r>
      <w:r w:rsidRPr="008529C7">
        <w:rPr>
          <w:rFonts w:ascii="Arial" w:hAnsi="Arial" w:cs="Arial"/>
        </w:rPr>
        <w:t>) no evidenciaron efecto estadístico dentro de los parámetros evaluados.</w:t>
      </w:r>
    </w:p>
    <w:p w14:paraId="4523DCFE" w14:textId="09CFCD40" w:rsidR="00DA4ECD" w:rsidRPr="008529C7" w:rsidRDefault="007C2D2C" w:rsidP="00670240">
      <w:pPr>
        <w:rPr>
          <w:rFonts w:ascii="Arial" w:hAnsi="Arial" w:cs="Arial"/>
        </w:rPr>
      </w:pPr>
      <w:r w:rsidRPr="008529C7">
        <w:rPr>
          <w:rFonts w:ascii="Arial" w:hAnsi="Arial" w:cs="Arial"/>
        </w:rPr>
        <w:t>E</w:t>
      </w:r>
      <w:r w:rsidR="00DA4ECD" w:rsidRPr="008529C7">
        <w:rPr>
          <w:rFonts w:ascii="Arial" w:hAnsi="Arial" w:cs="Arial"/>
        </w:rPr>
        <w:t>stos resultados indican que la rápida degradación estructural del mucílago en fase líquida ejerce un peso tan fuerte sobre la varianza del sistema que enmascara por completo la influencia de las proporciones aplicadas. En su forma de extracto acuoso, los biocoagulantes naturales ricos en polisacáridos como el mucílago de nopal presentan una vida útil corta, dado que la presencia de agua y materia residual crea condiciones para su rápido deterioro y alteración de viscosidad. Esta pérdida de eficiencia a temperatura ambiente reduce sustancialmente la viabilidad técnica de utilizar el biocoagulante en estado líquido a mayor escala</w:t>
      </w:r>
      <w:r w:rsidR="006D0EFC" w:rsidRPr="008529C7">
        <w:rPr>
          <w:rFonts w:ascii="Arial" w:hAnsi="Arial" w:cs="Arial"/>
        </w:rPr>
        <w:t xml:space="preserve"> </w:t>
      </w:r>
      <w:sdt>
        <w:sdtPr>
          <w:rPr>
            <w:rFonts w:ascii="Arial" w:hAnsi="Arial" w:cs="Arial"/>
            <w:color w:val="000000"/>
          </w:rPr>
          <w:tag w:val="MENDELEY_CITATION_v3_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"/>
          <w:id w:val="-1147819194"/>
          <w:placeholder>
            <w:docPart w:val="DefaultPlaceholder_-1854013440"/>
          </w:placeholder>
        </w:sdtPr>
        <w:sdtEndPr/>
        <w:sdtContent>
          <w:r w:rsidR="006D57CC" w:rsidRPr="006D57CC">
            <w:rPr>
              <w:rFonts w:ascii="Arial" w:eastAsia="Times New Roman" w:hAnsi="Arial" w:cs="Arial"/>
              <w:color w:val="000000"/>
            </w:rPr>
            <w:t>(Frumento &amp; Ţălu, 2026)</w:t>
          </w:r>
        </w:sdtContent>
      </w:sdt>
      <w:r w:rsidR="00DA4ECD" w:rsidRPr="008529C7">
        <w:rPr>
          <w:rFonts w:ascii="Arial" w:hAnsi="Arial" w:cs="Arial"/>
        </w:rPr>
        <w:t>. En consecuencia, estos hallazgos justifican la transición metodológica de la investigación hacia la exploración de métodos de extracción y preservación en estado sólido (Etapa 2), los cuales confieren mayor estabilidad termodinámica, operativa y de almacenamiento al biopolímero</w:t>
      </w:r>
      <w:r w:rsidR="00BA70D5" w:rsidRPr="008529C7">
        <w:rPr>
          <w:rFonts w:ascii="Arial" w:hAnsi="Arial" w:cs="Arial"/>
        </w:rPr>
        <w:t xml:space="preserve"> </w:t>
      </w:r>
      <w:sdt>
        <w:sdtPr>
          <w:rPr>
            <w:rFonts w:ascii="Arial" w:hAnsi="Arial" w:cs="Arial"/>
            <w:color w:val="000000"/>
          </w:rPr>
          <w:tag w:val="MENDELEY_CITATION_v3_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"/>
          <w:id w:val="-1908612708"/>
          <w:placeholder>
            <w:docPart w:val="DefaultPlaceholder_-1854013440"/>
          </w:placeholder>
        </w:sdtPr>
        <w:sdtEndPr/>
        <w:sdtContent>
          <w:r w:rsidR="006D57CC" w:rsidRPr="006D57CC">
            <w:rPr>
              <w:rFonts w:ascii="Arial" w:eastAsia="Times New Roman" w:hAnsi="Arial" w:cs="Arial"/>
              <w:color w:val="000000"/>
            </w:rPr>
            <w:t>(Frumento &amp; Ţălu, 2026)</w:t>
          </w:r>
        </w:sdtContent>
      </w:sdt>
      <w:r w:rsidR="00DA4ECD" w:rsidRPr="008529C7">
        <w:rPr>
          <w:rFonts w:ascii="Arial" w:hAnsi="Arial" w:cs="Arial"/>
        </w:rPr>
        <w:t>.</w:t>
      </w:r>
    </w:p>
    <w:p w14:paraId="214CF660" w14:textId="77777777" w:rsidR="00A136AF" w:rsidRPr="008529C7" w:rsidRDefault="000D1F58" w:rsidP="00A136AF">
      <w:pPr>
        <w:keepNext/>
        <w:jc w:val="center"/>
      </w:pPr>
      <w:r w:rsidRPr="008529C7">
        <w:rPr>
          <w:rFonts w:ascii="Arial" w:hAnsi="Arial" w:cs="Arial"/>
          <w:noProof/>
        </w:rPr>
        <w:drawing>
          <wp:inline distT="0" distB="0" distL="0" distR="0" wp14:anchorId="174D428A" wp14:editId="437B548C">
            <wp:extent cx="3363897" cy="2384474"/>
            <wp:effectExtent l="0" t="0" r="8255" b="0"/>
            <wp:docPr id="134325065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50658" name="Imagen 12"/>
                    <pic:cNvPicPr>
                      <a:picLocks noChangeAspect="1" noChangeArrowheads="1"/>
                    </pic:cNvPicPr>
                  </pic:nvPicPr>
                  <pic:blipFill rotWithShape="1">
                    <a:blip r:embed="rId16"/>
                    <a:srcRect t="11791" b="3147"/>
                    <a:stretch>
                      <a:fillRect/>
                    </a:stretch>
                  </pic:blipFill>
                  <pic:spPr bwMode="auto">
                    <a:xfrm>
                      <a:off x="0" y="0"/>
                      <a:ext cx="3364519" cy="2384915"/>
                    </a:xfrm>
                    <a:prstGeom prst="rect">
                      <a:avLst/>
                    </a:prstGeom>
                    <a:noFill/>
                    <a:ln>
                      <a:noFill/>
                    </a:ln>
                    <a:extLst>
                      <a:ext uri="{53640926-AAD7-44D8-BBD7-CCE9431645EC}">
                        <a14:shadowObscured xmlns:a14="http://schemas.microsoft.com/office/drawing/2010/main"/>
                      </a:ext>
                    </a:extLst>
                  </pic:spPr>
                </pic:pic>
              </a:graphicData>
            </a:graphic>
          </wp:inline>
        </w:drawing>
      </w:r>
    </w:p>
    <w:p w14:paraId="3F5AC9E8" w14:textId="1816804E" w:rsidR="00E95956" w:rsidRDefault="00A136AF" w:rsidP="00437691">
      <w:pPr>
        <w:pStyle w:val="Descripcin"/>
        <w:jc w:val="center"/>
        <w:rPr>
          <w:rFonts w:ascii="Arial" w:hAnsi="Arial" w:cs="Arial"/>
          <w:b w:val="0"/>
          <w:bCs w:val="0"/>
          <w:i/>
          <w:iCs/>
          <w:color w:val="000000"/>
          <w:sz w:val="22"/>
          <w:szCs w:val="22"/>
        </w:rPr>
      </w:pPr>
      <w:r w:rsidRPr="008529C7">
        <w:rPr>
          <w:rFonts w:ascii="Arial" w:hAnsi="Arial" w:cs="Arial"/>
          <w:b w:val="0"/>
          <w:bCs w:val="0"/>
          <w:i/>
          <w:iCs/>
          <w:color w:val="000000"/>
          <w:sz w:val="22"/>
          <w:szCs w:val="22"/>
        </w:rPr>
        <w:t xml:space="preserve">Figura </w:t>
      </w:r>
      <w:r w:rsidRPr="008529C7">
        <w:rPr>
          <w:rFonts w:ascii="Arial" w:hAnsi="Arial" w:cs="Arial"/>
          <w:b w:val="0"/>
          <w:bCs w:val="0"/>
          <w:i/>
          <w:iCs/>
          <w:color w:val="000000"/>
          <w:sz w:val="22"/>
          <w:szCs w:val="22"/>
        </w:rPr>
        <w:fldChar w:fldCharType="begin"/>
      </w:r>
      <w:r w:rsidRPr="008529C7">
        <w:rPr>
          <w:rFonts w:ascii="Arial" w:hAnsi="Arial" w:cs="Arial"/>
          <w:b w:val="0"/>
          <w:bCs w:val="0"/>
          <w:i/>
          <w:iCs/>
          <w:color w:val="000000"/>
          <w:sz w:val="22"/>
          <w:szCs w:val="22"/>
        </w:rPr>
        <w:instrText xml:space="preserve"> SEQ Figura \* ARABIC </w:instrText>
      </w:r>
      <w:r w:rsidRPr="008529C7">
        <w:rPr>
          <w:rFonts w:ascii="Arial" w:hAnsi="Arial" w:cs="Arial"/>
          <w:b w:val="0"/>
          <w:bCs w:val="0"/>
          <w:i/>
          <w:iCs/>
          <w:color w:val="000000"/>
          <w:sz w:val="22"/>
          <w:szCs w:val="22"/>
        </w:rPr>
        <w:fldChar w:fldCharType="separate"/>
      </w:r>
      <w:r w:rsidR="00C476CE" w:rsidRPr="008529C7">
        <w:rPr>
          <w:rFonts w:ascii="Arial" w:hAnsi="Arial" w:cs="Arial"/>
          <w:b w:val="0"/>
          <w:bCs w:val="0"/>
          <w:i/>
          <w:iCs/>
          <w:color w:val="000000"/>
          <w:sz w:val="22"/>
          <w:szCs w:val="22"/>
        </w:rPr>
        <w:t>4</w:t>
      </w:r>
      <w:r w:rsidRPr="008529C7">
        <w:rPr>
          <w:rFonts w:ascii="Arial" w:hAnsi="Arial" w:cs="Arial"/>
          <w:b w:val="0"/>
          <w:bCs w:val="0"/>
          <w:i/>
          <w:iCs/>
          <w:color w:val="000000"/>
          <w:sz w:val="22"/>
          <w:szCs w:val="22"/>
        </w:rPr>
        <w:fldChar w:fldCharType="end"/>
      </w:r>
      <w:r w:rsidRPr="008529C7">
        <w:rPr>
          <w:rFonts w:ascii="Arial" w:hAnsi="Arial" w:cs="Arial"/>
          <w:b w:val="0"/>
          <w:bCs w:val="0"/>
          <w:i/>
          <w:iCs/>
          <w:color w:val="000000"/>
          <w:sz w:val="22"/>
          <w:szCs w:val="22"/>
        </w:rPr>
        <w:t>: Análisis de degradación de la solución biocoagulante en fase líquida (Etapa 1). Eficiencia de remoción de turbidez en función del tiempo de almacenamiento poslicuado frente a un control sin dosificar (Blanco). Las letras diferentes sobre las barras (a, b, bc, c) denotan diferencias estadísticamente significativas según la prueba HSD de Tukey (p &lt; 0.05).</w:t>
      </w:r>
    </w:p>
    <w:p w14:paraId="3244EF0D" w14:textId="64F2D513" w:rsidR="007778F7" w:rsidRDefault="007778F7" w:rsidP="007778F7"/>
    <w:p w14:paraId="52E528CC" w14:textId="3094281B" w:rsidR="007778F7" w:rsidRDefault="007778F7" w:rsidP="007778F7"/>
    <w:p w14:paraId="3ED35FB6" w14:textId="77777777" w:rsidR="007778F7" w:rsidRPr="00AC17E3" w:rsidRDefault="007778F7" w:rsidP="00AC17E3">
      <w:pPr>
        <w:rPr>
          <w:b/>
          <w:bCs/>
        </w:rPr>
      </w:pPr>
    </w:p>
    <w:p w14:paraId="0E67A21B" w14:textId="06A15A5F" w:rsidR="00133011" w:rsidRPr="008529C7" w:rsidRDefault="00C024E0" w:rsidP="00670240">
      <w:pPr>
        <w:pStyle w:val="Ttulo3"/>
        <w:rPr>
          <w:rFonts w:ascii="Arial" w:hAnsi="Arial" w:cs="Arial"/>
        </w:rPr>
      </w:pPr>
      <w:r w:rsidRPr="008529C7">
        <w:rPr>
          <w:rFonts w:ascii="Arial" w:hAnsi="Arial" w:cs="Arial"/>
        </w:rPr>
        <w:t>3.2. SCREENING DE PURIFICACIÓN FISICOQUÍMICA (ETAPA 2)</w:t>
      </w:r>
    </w:p>
    <w:p w14:paraId="5F844394" w14:textId="515CFA44" w:rsidR="00587849" w:rsidRPr="008529C7" w:rsidRDefault="00587849" w:rsidP="00670240">
      <w:pPr>
        <w:rPr>
          <w:rFonts w:ascii="Arial" w:hAnsi="Arial" w:cs="Arial"/>
        </w:rPr>
      </w:pPr>
      <w:r w:rsidRPr="008529C7">
        <w:rPr>
          <w:rFonts w:ascii="Arial" w:hAnsi="Arial" w:cs="Arial"/>
        </w:rPr>
        <w:t xml:space="preserve">El análisis de varianza (ANOVA) aplicado al diseño factorial categórico para la evaluación de los extractos en fase sólida se ajustó a un modelo de </w:t>
      </w:r>
      <w:r w:rsidR="001C3D66" w:rsidRPr="008529C7">
        <w:rPr>
          <w:rFonts w:ascii="Arial" w:hAnsi="Arial" w:cs="Arial"/>
        </w:rPr>
        <w:t xml:space="preserve">interacciones de </w:t>
      </w:r>
      <w:r w:rsidR="001C3D66" w:rsidRPr="008529C7">
        <w:rPr>
          <w:rFonts w:ascii="Arial" w:hAnsi="Arial" w:cs="Arial"/>
        </w:rPr>
        <w:lastRenderedPageBreak/>
        <w:t>dos factores (2FI)</w:t>
      </w:r>
      <w:r w:rsidRPr="008529C7">
        <w:rPr>
          <w:rFonts w:ascii="Arial" w:hAnsi="Arial" w:cs="Arial"/>
        </w:rPr>
        <w:t xml:space="preserve"> con una alta significancia estadística (</w:t>
      </w:r>
      <w:r w:rsidR="00A81961" w:rsidRPr="008529C7">
        <w:rPr>
          <w:rFonts w:ascii="Arial" w:hAnsi="Arial" w:cs="Arial"/>
        </w:rPr>
        <w:t>p &lt; 0</w:t>
      </w:r>
      <w:r w:rsidR="00A927EC" w:rsidRPr="008529C7">
        <w:rPr>
          <w:rFonts w:ascii="Arial" w:hAnsi="Arial" w:cs="Arial"/>
        </w:rPr>
        <w:t>.</w:t>
      </w:r>
      <w:r w:rsidR="00AC0427" w:rsidRPr="008529C7">
        <w:rPr>
          <w:rFonts w:ascii="Arial" w:hAnsi="Arial" w:cs="Arial"/>
        </w:rPr>
        <w:t>0001</w:t>
      </w:r>
      <w:r w:rsidRPr="008529C7">
        <w:rPr>
          <w:rFonts w:ascii="Arial" w:hAnsi="Arial" w:cs="Arial"/>
        </w:rPr>
        <w:t>)</w:t>
      </w:r>
      <w:r w:rsidR="00231262" w:rsidRPr="008529C7">
        <w:rPr>
          <w:rFonts w:ascii="Arial" w:hAnsi="Arial" w:cs="Arial"/>
        </w:rPr>
        <w:t xml:space="preserve"> logrando una excelente capacidad predictiva (R</w:t>
      </w:r>
      <w:r w:rsidR="00231262" w:rsidRPr="008529C7">
        <w:rPr>
          <w:rFonts w:ascii="Arial" w:hAnsi="Arial" w:cs="Arial"/>
          <w:vertAlign w:val="superscript"/>
        </w:rPr>
        <w:t>2</w:t>
      </w:r>
      <w:r w:rsidR="00231262" w:rsidRPr="008529C7">
        <w:rPr>
          <w:rFonts w:ascii="Arial" w:hAnsi="Arial" w:cs="Arial"/>
        </w:rPr>
        <w:t xml:space="preserve"> = 0.98</w:t>
      </w:r>
      <w:r w:rsidR="002F3643" w:rsidRPr="008529C7">
        <w:rPr>
          <w:rFonts w:ascii="Arial" w:hAnsi="Arial" w:cs="Arial"/>
        </w:rPr>
        <w:t>32</w:t>
      </w:r>
      <w:r w:rsidR="00231262" w:rsidRPr="008529C7">
        <w:rPr>
          <w:rFonts w:ascii="Arial" w:hAnsi="Arial" w:cs="Arial"/>
        </w:rPr>
        <w:t xml:space="preserve">). </w:t>
      </w:r>
      <w:r w:rsidRPr="008529C7">
        <w:rPr>
          <w:rFonts w:ascii="Arial" w:hAnsi="Arial" w:cs="Arial"/>
        </w:rPr>
        <w:t>El análisis de los efectos principales y sus interacciones reveló que</w:t>
      </w:r>
      <w:r w:rsidR="0070654F" w:rsidRPr="008529C7">
        <w:rPr>
          <w:rFonts w:ascii="Arial" w:hAnsi="Arial" w:cs="Arial"/>
        </w:rPr>
        <w:t xml:space="preserve"> solo</w:t>
      </w:r>
      <w:r w:rsidRPr="008529C7">
        <w:rPr>
          <w:rFonts w:ascii="Arial" w:hAnsi="Arial" w:cs="Arial"/>
        </w:rPr>
        <w:t xml:space="preserve"> la energía térmica del sistema (Tempe</w:t>
      </w:r>
      <w:r w:rsidR="003217A0" w:rsidRPr="008529C7">
        <w:rPr>
          <w:rFonts w:ascii="Arial" w:hAnsi="Arial" w:cs="Arial"/>
        </w:rPr>
        <w:t>r</w:t>
      </w:r>
      <w:r w:rsidRPr="008529C7">
        <w:rPr>
          <w:rFonts w:ascii="Arial" w:hAnsi="Arial" w:cs="Arial"/>
        </w:rPr>
        <w:t>atura</w:t>
      </w:r>
      <w:r w:rsidR="00DE525E" w:rsidRPr="008529C7">
        <w:rPr>
          <w:rFonts w:ascii="Arial" w:hAnsi="Arial" w:cs="Arial"/>
        </w:rPr>
        <w:t>,</w:t>
      </w:r>
      <w:r w:rsidR="003217A0" w:rsidRPr="008529C7">
        <w:rPr>
          <w:rFonts w:ascii="Arial" w:hAnsi="Arial" w:cs="Arial"/>
        </w:rPr>
        <w:t xml:space="preserve"> p &lt; 0</w:t>
      </w:r>
      <w:r w:rsidR="00A927EC" w:rsidRPr="008529C7">
        <w:rPr>
          <w:rFonts w:ascii="Arial" w:hAnsi="Arial" w:cs="Arial"/>
        </w:rPr>
        <w:t>.</w:t>
      </w:r>
      <w:r w:rsidR="003217A0" w:rsidRPr="008529C7">
        <w:rPr>
          <w:rFonts w:ascii="Arial" w:hAnsi="Arial" w:cs="Arial"/>
        </w:rPr>
        <w:t>0001</w:t>
      </w:r>
      <w:r w:rsidRPr="008529C7">
        <w:rPr>
          <w:rFonts w:ascii="Arial" w:hAnsi="Arial" w:cs="Arial"/>
        </w:rPr>
        <w:t xml:space="preserve">) </w:t>
      </w:r>
      <w:r w:rsidR="009B166D" w:rsidRPr="008529C7">
        <w:rPr>
          <w:rFonts w:ascii="Arial" w:hAnsi="Arial" w:cs="Arial"/>
        </w:rPr>
        <w:t xml:space="preserve">es el factor </w:t>
      </w:r>
      <w:r w:rsidR="0070654F" w:rsidRPr="008529C7">
        <w:rPr>
          <w:rFonts w:ascii="Arial" w:hAnsi="Arial" w:cs="Arial"/>
        </w:rPr>
        <w:t>significativo</w:t>
      </w:r>
      <w:r w:rsidR="009B166D" w:rsidRPr="008529C7">
        <w:rPr>
          <w:rFonts w:ascii="Arial" w:hAnsi="Arial" w:cs="Arial"/>
        </w:rPr>
        <w:t xml:space="preserve"> en el rendimiento del proceso de clarificación</w:t>
      </w:r>
      <w:r w:rsidRPr="008529C7">
        <w:rPr>
          <w:rFonts w:ascii="Arial" w:hAnsi="Arial" w:cs="Arial"/>
        </w:rPr>
        <w:t>.</w:t>
      </w:r>
    </w:p>
    <w:p w14:paraId="48EB5659" w14:textId="3E737EB4" w:rsidR="00587849" w:rsidRPr="008529C7" w:rsidRDefault="00C82E8B" w:rsidP="00670240">
      <w:pPr>
        <w:rPr>
          <w:rFonts w:ascii="Arial" w:hAnsi="Arial" w:cs="Arial"/>
        </w:rPr>
      </w:pPr>
      <w:r w:rsidRPr="008529C7">
        <w:rPr>
          <w:rFonts w:ascii="Arial" w:hAnsi="Arial" w:cs="Arial"/>
        </w:rPr>
        <w:t>E</w:t>
      </w:r>
      <w:r w:rsidR="00587849" w:rsidRPr="008529C7">
        <w:rPr>
          <w:rFonts w:ascii="Arial" w:hAnsi="Arial" w:cs="Arial"/>
        </w:rPr>
        <w:t>l hallazgo más relevante de esta etapa fue la interacción significativa entre el tipo de polvo y la temperatura de activación (</w:t>
      </w:r>
      <w:r w:rsidR="00236CE2" w:rsidRPr="008529C7">
        <w:rPr>
          <w:rFonts w:ascii="Arial" w:hAnsi="Arial" w:cs="Arial"/>
        </w:rPr>
        <w:t>p&lt; 0.0001</w:t>
      </w:r>
      <w:r w:rsidR="00587849" w:rsidRPr="008529C7">
        <w:rPr>
          <w:rFonts w:ascii="Arial" w:hAnsi="Arial" w:cs="Arial"/>
        </w:rPr>
        <w:t xml:space="preserve">). </w:t>
      </w:r>
      <w:r w:rsidR="006A4977" w:rsidRPr="008529C7">
        <w:rPr>
          <w:rFonts w:ascii="Arial" w:hAnsi="Arial" w:cs="Arial"/>
        </w:rPr>
        <w:t xml:space="preserve">La evaluación post-hoc de Tukey confirmó que, frente al ensayo en blanco, todos los estados biopoliméricos generaron una clarificación estadísticamente superior en su punto óptimo. Los datos demostraron que los extractos sometidos a purificación química intensiva (precipitación con etanol y NaCl) presentaron </w:t>
      </w:r>
      <w:r w:rsidR="004132C1" w:rsidRPr="008529C7">
        <w:rPr>
          <w:rFonts w:ascii="Arial" w:hAnsi="Arial" w:cs="Arial"/>
        </w:rPr>
        <w:t>resultados deficientes</w:t>
      </w:r>
      <w:r w:rsidR="006A4977" w:rsidRPr="008529C7">
        <w:rPr>
          <w:rFonts w:ascii="Arial" w:hAnsi="Arial" w:cs="Arial"/>
        </w:rPr>
        <w:t xml:space="preserve"> a temperatura ambiente (~77-80%), pero incrementaron drásticamente su capacidad de remoción al ser activados mediante ebullición, alcanzando picos del 88% al 91%. </w:t>
      </w:r>
      <w:r w:rsidR="00587849" w:rsidRPr="008529C7">
        <w:rPr>
          <w:rFonts w:ascii="Arial" w:hAnsi="Arial" w:cs="Arial"/>
        </w:rPr>
        <w:t>Este comportamiento sugiere que los solventes y sales utilizados en la extracción inducen una fuerte contracción de las cadenas del biopolímero</w:t>
      </w:r>
      <w:r w:rsidR="00113A03" w:rsidRPr="008529C7">
        <w:rPr>
          <w:rFonts w:ascii="Arial" w:hAnsi="Arial" w:cs="Arial"/>
        </w:rPr>
        <w:t xml:space="preserve"> </w:t>
      </w:r>
      <w:sdt>
        <w:sdtPr>
          <w:rPr>
            <w:rFonts w:ascii="Arial" w:hAnsi="Arial" w:cs="Arial"/>
            <w:color w:val="000000"/>
          </w:rPr>
          <w:tag w:val="MENDELEY_CITATION_v3_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"/>
          <w:id w:val="-864057777"/>
          <w:placeholder>
            <w:docPart w:val="DefaultPlaceholder_-1854013440"/>
          </w:placeholder>
        </w:sdtPr>
        <w:sdtEndPr/>
        <w:sdtContent>
          <w:r w:rsidR="006D57CC" w:rsidRPr="006D57CC">
            <w:rPr>
              <w:rFonts w:ascii="Arial" w:eastAsia="Times New Roman" w:hAnsi="Arial" w:cs="Arial"/>
              <w:color w:val="000000"/>
            </w:rPr>
            <w:t>(Goycoolea &amp; Cardenas, 2003)</w:t>
          </w:r>
        </w:sdtContent>
      </w:sdt>
      <w:r w:rsidR="00587849" w:rsidRPr="008529C7">
        <w:rPr>
          <w:rFonts w:ascii="Arial" w:hAnsi="Arial" w:cs="Arial"/>
        </w:rPr>
        <w:t xml:space="preserve">. La adición de energía </w:t>
      </w:r>
      <w:r w:rsidR="00046050" w:rsidRPr="008529C7">
        <w:rPr>
          <w:rFonts w:ascii="Arial" w:hAnsi="Arial" w:cs="Arial"/>
        </w:rPr>
        <w:t>térmica mediante ebullición</w:t>
      </w:r>
      <w:r w:rsidR="00587849" w:rsidRPr="008529C7">
        <w:rPr>
          <w:rFonts w:ascii="Arial" w:hAnsi="Arial" w:cs="Arial"/>
        </w:rPr>
        <w:t xml:space="preserve"> resulta indispensable para expandir las cadenas poliméricas compactadas</w:t>
      </w:r>
      <w:r w:rsidR="00A9230C" w:rsidRPr="008529C7">
        <w:rPr>
          <w:rFonts w:ascii="Arial" w:hAnsi="Arial" w:cs="Arial"/>
        </w:rPr>
        <w:t xml:space="preserve"> </w:t>
      </w:r>
      <w:sdt>
        <w:sdtPr>
          <w:rPr>
            <w:rFonts w:ascii="Arial" w:hAnsi="Arial" w:cs="Arial"/>
            <w:color w:val="000000"/>
          </w:rPr>
          <w:tag w:val="MENDELEY_CITATION_v3_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"/>
          <w:id w:val="-1598556644"/>
          <w:placeholder>
            <w:docPart w:val="DefaultPlaceholder_-1854013440"/>
          </w:placeholder>
        </w:sdtPr>
        <w:sdtEndPr/>
        <w:sdtContent>
          <w:r w:rsidR="006D57CC" w:rsidRPr="006D57CC">
            <w:rPr>
              <w:rFonts w:ascii="Arial" w:hAnsi="Arial" w:cs="Arial"/>
              <w:color w:val="000000"/>
            </w:rPr>
            <w:t>(Miller et al., 2008)</w:t>
          </w:r>
        </w:sdtContent>
      </w:sdt>
      <w:r w:rsidR="00587849" w:rsidRPr="008529C7">
        <w:rPr>
          <w:rFonts w:ascii="Arial" w:hAnsi="Arial" w:cs="Arial"/>
        </w:rPr>
        <w:t>, maximizando la exposición de los grupos funcionales hidroxilo y carboxilo, los cuales son los responsables directos de la adsorción y la formación de puentes interparticulares.</w:t>
      </w:r>
      <w:r w:rsidR="00974A39" w:rsidRPr="008529C7">
        <w:rPr>
          <w:rFonts w:ascii="Arial" w:hAnsi="Arial" w:cs="Arial"/>
        </w:rPr>
        <w:t xml:space="preserve"> </w:t>
      </w:r>
      <w:r w:rsidR="00587849" w:rsidRPr="008529C7">
        <w:rPr>
          <w:rFonts w:ascii="Arial" w:hAnsi="Arial" w:cs="Arial"/>
        </w:rPr>
        <w:t xml:space="preserve">Por el contrario, el polvo obtenido por secado directo mantuvo una eficiencia </w:t>
      </w:r>
      <w:r w:rsidR="002478D5" w:rsidRPr="008529C7">
        <w:rPr>
          <w:rFonts w:ascii="Arial" w:hAnsi="Arial" w:cs="Arial"/>
        </w:rPr>
        <w:t xml:space="preserve">más </w:t>
      </w:r>
      <w:r w:rsidR="00587849" w:rsidRPr="008529C7">
        <w:rPr>
          <w:rFonts w:ascii="Arial" w:hAnsi="Arial" w:cs="Arial"/>
        </w:rPr>
        <w:t>estable a temperatura ambiente (~8</w:t>
      </w:r>
      <w:r w:rsidR="00FA1917" w:rsidRPr="008529C7">
        <w:rPr>
          <w:rFonts w:ascii="Arial" w:hAnsi="Arial" w:cs="Arial"/>
        </w:rPr>
        <w:t>3</w:t>
      </w:r>
      <w:r w:rsidR="00587849" w:rsidRPr="008529C7">
        <w:rPr>
          <w:rFonts w:ascii="Arial" w:hAnsi="Arial" w:cs="Arial"/>
        </w:rPr>
        <w:t>-87%)</w:t>
      </w:r>
      <w:r w:rsidR="00EC1EC9" w:rsidRPr="008529C7">
        <w:rPr>
          <w:rFonts w:ascii="Arial" w:hAnsi="Arial" w:cs="Arial"/>
        </w:rPr>
        <w:t xml:space="preserve"> </w:t>
      </w:r>
      <w:r w:rsidR="006A2916" w:rsidRPr="008529C7">
        <w:rPr>
          <w:rFonts w:ascii="Arial" w:hAnsi="Arial" w:cs="Arial"/>
        </w:rPr>
        <w:t>dado que su arquitectura polimérica natural permanece extendida y disponible para la coagulación sin requerir</w:t>
      </w:r>
      <w:r w:rsidR="00EC1EC9" w:rsidRPr="008529C7">
        <w:rPr>
          <w:rFonts w:ascii="Arial" w:hAnsi="Arial" w:cs="Arial"/>
        </w:rPr>
        <w:t xml:space="preserve"> </w:t>
      </w:r>
      <w:r w:rsidR="006A2916" w:rsidRPr="008529C7">
        <w:rPr>
          <w:rFonts w:ascii="Arial" w:hAnsi="Arial" w:cs="Arial"/>
        </w:rPr>
        <w:t>energía térmica adicional</w:t>
      </w:r>
      <w:r w:rsidR="00587849" w:rsidRPr="008529C7">
        <w:rPr>
          <w:rFonts w:ascii="Arial" w:hAnsi="Arial" w:cs="Arial"/>
        </w:rPr>
        <w:t>.</w:t>
      </w:r>
      <w:r w:rsidR="0095018E" w:rsidRPr="008529C7">
        <w:rPr>
          <w:rFonts w:ascii="Arial" w:hAnsi="Arial" w:cs="Arial"/>
        </w:rPr>
        <w:t xml:space="preserve"> E</w:t>
      </w:r>
      <w:r w:rsidR="00587849" w:rsidRPr="008529C7">
        <w:rPr>
          <w:rFonts w:ascii="Arial" w:hAnsi="Arial" w:cs="Arial"/>
        </w:rPr>
        <w:t>l factor dosis careció de significancia estadística en este modelo (</w:t>
      </w:r>
      <w:r w:rsidR="0093731D" w:rsidRPr="008529C7">
        <w:rPr>
          <w:rFonts w:ascii="Arial" w:hAnsi="Arial" w:cs="Arial"/>
        </w:rPr>
        <w:t>p=0.6506</w:t>
      </w:r>
      <w:r w:rsidR="00587849" w:rsidRPr="008529C7">
        <w:rPr>
          <w:rFonts w:ascii="Arial" w:hAnsi="Arial" w:cs="Arial"/>
        </w:rPr>
        <w:t xml:space="preserve">). </w:t>
      </w:r>
    </w:p>
    <w:p w14:paraId="075C6782" w14:textId="32410ABF" w:rsidR="00587849" w:rsidRPr="008529C7" w:rsidRDefault="00587849" w:rsidP="00670240">
      <w:pPr>
        <w:rPr>
          <w:rFonts w:ascii="Arial" w:hAnsi="Arial" w:cs="Arial"/>
        </w:rPr>
      </w:pPr>
      <w:r w:rsidRPr="008529C7">
        <w:rPr>
          <w:rFonts w:ascii="Arial" w:hAnsi="Arial" w:cs="Arial"/>
        </w:rPr>
        <w:t>Desde una perspectiva de ingeniería aplicada, se evidenció un compromiso</w:t>
      </w:r>
      <w:r w:rsidR="00323AD6" w:rsidRPr="008529C7">
        <w:rPr>
          <w:rFonts w:ascii="Arial" w:hAnsi="Arial" w:cs="Arial"/>
        </w:rPr>
        <w:t xml:space="preserve"> </w:t>
      </w:r>
      <w:r w:rsidRPr="008529C7">
        <w:rPr>
          <w:rFonts w:ascii="Arial" w:hAnsi="Arial" w:cs="Arial"/>
        </w:rPr>
        <w:t xml:space="preserve">técnico-económico. Si bien la purificación química combinada con ebullición logra altas tasas de clarificación (91%), este </w:t>
      </w:r>
      <w:r w:rsidR="00786D97" w:rsidRPr="008529C7">
        <w:rPr>
          <w:rFonts w:ascii="Arial" w:hAnsi="Arial" w:cs="Arial"/>
        </w:rPr>
        <w:t>incremento</w:t>
      </w:r>
      <w:r w:rsidRPr="008529C7">
        <w:rPr>
          <w:rFonts w:ascii="Arial" w:hAnsi="Arial" w:cs="Arial"/>
        </w:rPr>
        <w:t xml:space="preserve"> marginal no justifica los elevados costos operativos y energéticos derivados del uso de solventes y la aplicación continua de calor.</w:t>
      </w:r>
      <w:r w:rsidR="00CA0BBA" w:rsidRPr="008529C7">
        <w:rPr>
          <w:rFonts w:ascii="Arial" w:hAnsi="Arial" w:cs="Arial"/>
        </w:rPr>
        <w:t xml:space="preserve"> E</w:t>
      </w:r>
      <w:r w:rsidRPr="008529C7">
        <w:rPr>
          <w:rFonts w:ascii="Arial" w:hAnsi="Arial" w:cs="Arial"/>
        </w:rPr>
        <w:t xml:space="preserve">l uso de extractos crudos o jugo fresco de cladodios de </w:t>
      </w:r>
      <w:r w:rsidRPr="008529C7">
        <w:rPr>
          <w:rFonts w:ascii="Arial" w:hAnsi="Arial" w:cs="Arial"/>
          <w:i/>
          <w:iCs/>
        </w:rPr>
        <w:t>Opuntia ficus-indica</w:t>
      </w:r>
      <w:r w:rsidRPr="008529C7">
        <w:rPr>
          <w:rFonts w:ascii="Arial" w:hAnsi="Arial" w:cs="Arial"/>
        </w:rPr>
        <w:t xml:space="preserve"> ha demostrado ser altamente competitivo</w:t>
      </w:r>
      <w:r w:rsidR="001D6518" w:rsidRPr="008529C7">
        <w:rPr>
          <w:rFonts w:ascii="Arial" w:hAnsi="Arial" w:cs="Arial"/>
        </w:rPr>
        <w:t xml:space="preserve"> alcanzando empíricamente eficiencias superiores al 93% utilizando únicamente el jugo fresco como biofloculante.</w:t>
      </w:r>
      <w:sdt>
        <w:sdtPr>
          <w:rPr>
            <w:rFonts w:ascii="Arial" w:hAnsi="Arial" w:cs="Arial"/>
            <w:color w:val="000000"/>
          </w:rPr>
          <w:tag w:val="MENDELEY_CITATION_v3_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"/>
          <w:id w:val="-659769099"/>
          <w:placeholder>
            <w:docPart w:val="DefaultPlaceholder_-1854013440"/>
          </w:placeholder>
        </w:sdtPr>
        <w:sdtEndPr/>
        <w:sdtContent>
          <w:r w:rsidR="006D57CC" w:rsidRPr="006D57CC">
            <w:rPr>
              <w:rFonts w:ascii="Arial" w:eastAsia="Times New Roman" w:hAnsi="Arial" w:cs="Arial"/>
              <w:color w:val="000000"/>
            </w:rPr>
            <w:t>(Almazán &amp; Romero, 2018; Otálora et al., 2022)</w:t>
          </w:r>
        </w:sdtContent>
      </w:sdt>
      <w:r w:rsidRPr="008529C7">
        <w:rPr>
          <w:rFonts w:ascii="Arial" w:hAnsi="Arial" w:cs="Arial"/>
        </w:rPr>
        <w:t xml:space="preserve">. </w:t>
      </w:r>
      <w:r w:rsidR="003A7D9A" w:rsidRPr="008529C7">
        <w:rPr>
          <w:rFonts w:ascii="Arial" w:hAnsi="Arial" w:cs="Arial"/>
        </w:rPr>
        <w:t>Las tecnologías de tratamiento basadas en biopolímeros naturales deben priorizar la simplicidad metodológica para ser verdaderamente viables y sostenibles en comunidades de bajos ingresos o entornos rurales descentralizados. Estos hallazgos refutan la viabilidad práctica de los polvos purificados para este contexto y fundamentan la transición hacia el modelado de la cinética de almacenamiento poscosecha de la matriz fresca (Etapa 3).</w:t>
      </w:r>
    </w:p>
    <w:p w14:paraId="48FD2C71" w14:textId="75455135" w:rsidR="006C1CD0" w:rsidRPr="008529C7" w:rsidRDefault="006C1CD0" w:rsidP="00670240">
      <w:pPr>
        <w:rPr>
          <w:rFonts w:ascii="Arial" w:hAnsi="Arial" w:cs="Arial"/>
        </w:rPr>
      </w:pPr>
    </w:p>
    <w:p w14:paraId="1EDDB8ED" w14:textId="77777777" w:rsidR="006A3BD8" w:rsidRPr="008529C7" w:rsidRDefault="00C12916" w:rsidP="006A3BD8">
      <w:pPr>
        <w:keepNext/>
        <w:jc w:val="center"/>
      </w:pPr>
      <w:r w:rsidRPr="008529C7">
        <w:rPr>
          <w:rFonts w:ascii="Arial" w:hAnsi="Arial" w:cs="Arial"/>
          <w:noProof/>
        </w:rPr>
        <w:lastRenderedPageBreak/>
        <w:drawing>
          <wp:inline distT="0" distB="0" distL="0" distR="0" wp14:anchorId="2E4C90A6" wp14:editId="6300751D">
            <wp:extent cx="4521240" cy="3383280"/>
            <wp:effectExtent l="0" t="0" r="0" b="7620"/>
            <wp:docPr id="17286691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9127" name="Imagen 4"/>
                    <pic:cNvPicPr/>
                  </pic:nvPicPr>
                  <pic:blipFill>
                    <a:blip r:embed="rId17"/>
                    <a:stretch>
                      <a:fillRect/>
                    </a:stretch>
                  </pic:blipFill>
                  <pic:spPr>
                    <a:xfrm>
                      <a:off x="0" y="0"/>
                      <a:ext cx="4532058" cy="3391375"/>
                    </a:xfrm>
                    <a:prstGeom prst="rect">
                      <a:avLst/>
                    </a:prstGeom>
                  </pic:spPr>
                </pic:pic>
              </a:graphicData>
            </a:graphic>
          </wp:inline>
        </w:drawing>
      </w:r>
    </w:p>
    <w:p w14:paraId="50F9CF65" w14:textId="5396DFDF" w:rsidR="00707D70" w:rsidRPr="008529C7" w:rsidRDefault="006A3BD8" w:rsidP="006A3BD8">
      <w:pPr>
        <w:pStyle w:val="Descripcin"/>
        <w:jc w:val="center"/>
        <w:rPr>
          <w:rFonts w:ascii="Arial" w:hAnsi="Arial" w:cs="Arial"/>
          <w:b w:val="0"/>
          <w:bCs w:val="0"/>
          <w:i/>
          <w:iCs/>
          <w:color w:val="000000"/>
          <w:sz w:val="22"/>
          <w:szCs w:val="22"/>
        </w:rPr>
      </w:pPr>
      <w:r w:rsidRPr="008529C7">
        <w:rPr>
          <w:rFonts w:ascii="Arial" w:hAnsi="Arial" w:cs="Arial"/>
          <w:b w:val="0"/>
          <w:bCs w:val="0"/>
          <w:i/>
          <w:iCs/>
          <w:color w:val="000000"/>
          <w:sz w:val="22"/>
          <w:szCs w:val="22"/>
        </w:rPr>
        <w:t xml:space="preserve">Figura </w:t>
      </w:r>
      <w:r w:rsidRPr="008529C7">
        <w:rPr>
          <w:rFonts w:ascii="Arial" w:hAnsi="Arial" w:cs="Arial"/>
          <w:b w:val="0"/>
          <w:bCs w:val="0"/>
          <w:i/>
          <w:iCs/>
          <w:color w:val="000000"/>
          <w:sz w:val="22"/>
          <w:szCs w:val="22"/>
        </w:rPr>
        <w:fldChar w:fldCharType="begin"/>
      </w:r>
      <w:r w:rsidRPr="008529C7">
        <w:rPr>
          <w:rFonts w:ascii="Arial" w:hAnsi="Arial" w:cs="Arial"/>
          <w:b w:val="0"/>
          <w:bCs w:val="0"/>
          <w:i/>
          <w:iCs/>
          <w:color w:val="000000"/>
          <w:sz w:val="22"/>
          <w:szCs w:val="22"/>
        </w:rPr>
        <w:instrText xml:space="preserve"> SEQ Figura \* ARABIC </w:instrText>
      </w:r>
      <w:r w:rsidRPr="008529C7">
        <w:rPr>
          <w:rFonts w:ascii="Arial" w:hAnsi="Arial" w:cs="Arial"/>
          <w:b w:val="0"/>
          <w:bCs w:val="0"/>
          <w:i/>
          <w:iCs/>
          <w:color w:val="000000"/>
          <w:sz w:val="22"/>
          <w:szCs w:val="22"/>
        </w:rPr>
        <w:fldChar w:fldCharType="separate"/>
      </w:r>
      <w:r w:rsidR="00C476CE" w:rsidRPr="008529C7">
        <w:rPr>
          <w:rFonts w:ascii="Arial" w:hAnsi="Arial" w:cs="Arial"/>
          <w:b w:val="0"/>
          <w:bCs w:val="0"/>
          <w:i/>
          <w:iCs/>
          <w:color w:val="000000"/>
          <w:sz w:val="22"/>
          <w:szCs w:val="22"/>
        </w:rPr>
        <w:t>5</w:t>
      </w:r>
      <w:r w:rsidRPr="008529C7">
        <w:rPr>
          <w:rFonts w:ascii="Arial" w:hAnsi="Arial" w:cs="Arial"/>
          <w:b w:val="0"/>
          <w:bCs w:val="0"/>
          <w:i/>
          <w:iCs/>
          <w:color w:val="000000"/>
          <w:sz w:val="22"/>
          <w:szCs w:val="22"/>
        </w:rPr>
        <w:fldChar w:fldCharType="end"/>
      </w:r>
      <w:r w:rsidRPr="008529C7">
        <w:rPr>
          <w:rFonts w:ascii="Arial" w:hAnsi="Arial" w:cs="Arial"/>
          <w:b w:val="0"/>
          <w:bCs w:val="0"/>
          <w:i/>
          <w:iCs/>
          <w:color w:val="000000"/>
          <w:sz w:val="22"/>
          <w:szCs w:val="22"/>
        </w:rPr>
        <w:t xml:space="preserve">: Efecto de la purificación </w:t>
      </w:r>
      <w:r w:rsidR="00831806" w:rsidRPr="008529C7">
        <w:rPr>
          <w:rFonts w:ascii="Arial" w:hAnsi="Arial" w:cs="Arial"/>
          <w:b w:val="0"/>
          <w:bCs w:val="0"/>
          <w:i/>
          <w:iCs/>
          <w:color w:val="000000"/>
          <w:sz w:val="22"/>
          <w:szCs w:val="22"/>
        </w:rPr>
        <w:t>fisicoquímica</w:t>
      </w:r>
      <w:r w:rsidRPr="008529C7">
        <w:rPr>
          <w:rFonts w:ascii="Arial" w:hAnsi="Arial" w:cs="Arial"/>
          <w:b w:val="0"/>
          <w:bCs w:val="0"/>
          <w:i/>
          <w:iCs/>
          <w:color w:val="000000"/>
          <w:sz w:val="22"/>
          <w:szCs w:val="22"/>
        </w:rPr>
        <w:t xml:space="preserve"> y la activación térmica sobre la eficiencia de remoción de turbidez. Se ilustra gráficamente la interacción altamente significativa (p &lt; 0.0001) entre el tipo de biopolímero en polvo y la temperatura del sistema. Las líneas de referencia muestran el desempeño base del blanco natural (~81.7%) y el límite superior alcanzado por el extracto fresco (~91.8%).</w:t>
      </w:r>
    </w:p>
    <w:p w14:paraId="11267551" w14:textId="4BCE0E49" w:rsidR="00133011" w:rsidRPr="008529C7" w:rsidRDefault="00A6489C" w:rsidP="00A01832">
      <w:pPr>
        <w:pStyle w:val="Ttulo3"/>
        <w:rPr>
          <w:rFonts w:ascii="Arial" w:hAnsi="Arial" w:cs="Arial"/>
        </w:rPr>
      </w:pPr>
      <w:r w:rsidRPr="008529C7">
        <w:rPr>
          <w:rFonts w:ascii="Arial" w:hAnsi="Arial" w:cs="Arial"/>
        </w:rPr>
        <w:t>3.3. OPTIMIZACIÓN DEL ALMACENAMIENTO IN SITU Y ANÁLISIS 2FI (ETAPA 3)</w:t>
      </w:r>
    </w:p>
    <w:p w14:paraId="29AAD0C4" w14:textId="107D6C9B" w:rsidR="00FB22ED" w:rsidRPr="008529C7" w:rsidRDefault="00FB22ED" w:rsidP="00670240">
      <w:pPr>
        <w:rPr>
          <w:rFonts w:ascii="Arial" w:hAnsi="Arial" w:cs="Arial"/>
        </w:rPr>
      </w:pPr>
      <w:r w:rsidRPr="008529C7">
        <w:rPr>
          <w:rFonts w:ascii="Arial" w:hAnsi="Arial" w:cs="Arial"/>
        </w:rPr>
        <w:t>El análisis de varianza (ANOVA) aplicado a la Etapa 3 se ajustó a un modelo predictivo de interacciones de dos factores (2FI), revelando una alta significancia estadística general (</w:t>
      </w:r>
      <w:r w:rsidR="00953752" w:rsidRPr="008529C7">
        <w:rPr>
          <w:rFonts w:ascii="Arial" w:hAnsi="Arial" w:cs="Arial"/>
        </w:rPr>
        <w:t>p&lt;0</w:t>
      </w:r>
      <w:r w:rsidR="00A71EB4" w:rsidRPr="008529C7">
        <w:rPr>
          <w:rFonts w:ascii="Arial" w:hAnsi="Arial" w:cs="Arial"/>
        </w:rPr>
        <w:t>.</w:t>
      </w:r>
      <w:r w:rsidR="00953752" w:rsidRPr="008529C7">
        <w:rPr>
          <w:rFonts w:ascii="Arial" w:hAnsi="Arial" w:cs="Arial"/>
        </w:rPr>
        <w:t>0001</w:t>
      </w:r>
      <w:r w:rsidR="00E975FF" w:rsidRPr="008529C7">
        <w:rPr>
          <w:rFonts w:ascii="Arial" w:hAnsi="Arial" w:cs="Arial"/>
        </w:rPr>
        <w:t>, R</w:t>
      </w:r>
      <w:r w:rsidR="00E975FF" w:rsidRPr="008529C7">
        <w:rPr>
          <w:rFonts w:ascii="Arial" w:hAnsi="Arial" w:cs="Arial"/>
          <w:vertAlign w:val="superscript"/>
        </w:rPr>
        <w:t>2</w:t>
      </w:r>
      <w:r w:rsidR="00E975FF" w:rsidRPr="008529C7">
        <w:rPr>
          <w:rFonts w:ascii="Arial" w:hAnsi="Arial" w:cs="Arial"/>
        </w:rPr>
        <w:t xml:space="preserve"> = 0.6</w:t>
      </w:r>
      <w:r w:rsidR="00275526" w:rsidRPr="008529C7">
        <w:rPr>
          <w:rFonts w:ascii="Arial" w:hAnsi="Arial" w:cs="Arial"/>
        </w:rPr>
        <w:t>9</w:t>
      </w:r>
      <w:r w:rsidRPr="008529C7">
        <w:rPr>
          <w:rFonts w:ascii="Arial" w:hAnsi="Arial" w:cs="Arial"/>
        </w:rPr>
        <w:t xml:space="preserve">). </w:t>
      </w:r>
      <w:r w:rsidR="009C23A2" w:rsidRPr="008529C7">
        <w:rPr>
          <w:rFonts w:ascii="Arial" w:hAnsi="Arial" w:cs="Arial"/>
        </w:rPr>
        <w:t>El análisis</w:t>
      </w:r>
      <w:r w:rsidRPr="008529C7">
        <w:rPr>
          <w:rFonts w:ascii="Arial" w:hAnsi="Arial" w:cs="Arial"/>
        </w:rPr>
        <w:t xml:space="preserve"> de los efectos demostró que la eficiencia de clarificación está fuertemente regida por el tiempo de conservación poscosecha de la matriz vegetal (</w:t>
      </w:r>
      <w:r w:rsidR="007C22D8" w:rsidRPr="008529C7">
        <w:rPr>
          <w:rFonts w:ascii="Arial" w:hAnsi="Arial" w:cs="Arial"/>
        </w:rPr>
        <w:t>p&lt;0</w:t>
      </w:r>
      <w:r w:rsidR="00A71EB4" w:rsidRPr="008529C7">
        <w:rPr>
          <w:rFonts w:ascii="Arial" w:hAnsi="Arial" w:cs="Arial"/>
        </w:rPr>
        <w:t>.</w:t>
      </w:r>
      <w:r w:rsidR="007C22D8" w:rsidRPr="008529C7">
        <w:rPr>
          <w:rFonts w:ascii="Arial" w:hAnsi="Arial" w:cs="Arial"/>
        </w:rPr>
        <w:t>0001</w:t>
      </w:r>
      <w:r w:rsidRPr="008529C7">
        <w:rPr>
          <w:rFonts w:ascii="Arial" w:hAnsi="Arial" w:cs="Arial"/>
        </w:rPr>
        <w:t>) y la dosis operativa dosificada en el medio (</w:t>
      </w:r>
      <w:r w:rsidR="007C22D8" w:rsidRPr="008529C7">
        <w:rPr>
          <w:rFonts w:ascii="Arial" w:hAnsi="Arial" w:cs="Arial"/>
        </w:rPr>
        <w:t>p=0.00</w:t>
      </w:r>
      <w:r w:rsidR="00150759" w:rsidRPr="008529C7">
        <w:rPr>
          <w:rFonts w:ascii="Arial" w:hAnsi="Arial" w:cs="Arial"/>
        </w:rPr>
        <w:t>16</w:t>
      </w:r>
      <w:r w:rsidRPr="008529C7">
        <w:rPr>
          <w:rFonts w:ascii="Arial" w:hAnsi="Arial" w:cs="Arial"/>
        </w:rPr>
        <w:t>).</w:t>
      </w:r>
      <w:r w:rsidR="008A66E7" w:rsidRPr="008529C7">
        <w:rPr>
          <w:rFonts w:ascii="Arial" w:hAnsi="Arial" w:cs="Arial"/>
        </w:rPr>
        <w:t xml:space="preserve"> </w:t>
      </w:r>
    </w:p>
    <w:p w14:paraId="1917B7E3" w14:textId="2DBD7943" w:rsidR="00FB22ED" w:rsidRPr="008529C7" w:rsidRDefault="005F056E" w:rsidP="00670240">
      <w:pPr>
        <w:rPr>
          <w:rFonts w:ascii="Arial" w:hAnsi="Arial" w:cs="Arial"/>
        </w:rPr>
      </w:pPr>
      <w:r w:rsidRPr="008529C7">
        <w:rPr>
          <w:rFonts w:ascii="Arial" w:hAnsi="Arial" w:cs="Arial"/>
        </w:rPr>
        <w:t>L</w:t>
      </w:r>
      <w:r w:rsidR="00FB22ED" w:rsidRPr="008529C7">
        <w:rPr>
          <w:rFonts w:ascii="Arial" w:hAnsi="Arial" w:cs="Arial"/>
        </w:rPr>
        <w:t>a dinámica del sistema se explica a través de sus interacciones paramétricas cruzadas. El modelo comprobó una interdependencia</w:t>
      </w:r>
      <w:r w:rsidR="002D3607" w:rsidRPr="008529C7">
        <w:rPr>
          <w:rFonts w:ascii="Arial" w:hAnsi="Arial" w:cs="Arial"/>
        </w:rPr>
        <w:t xml:space="preserve"> </w:t>
      </w:r>
      <w:r w:rsidR="00FB22ED" w:rsidRPr="008529C7">
        <w:rPr>
          <w:rFonts w:ascii="Arial" w:hAnsi="Arial" w:cs="Arial"/>
        </w:rPr>
        <w:t>significativa entre la dosis aplicada y la turbidez inicial (</w:t>
      </w:r>
      <w:r w:rsidR="00AF6B66" w:rsidRPr="008529C7">
        <w:rPr>
          <w:rFonts w:ascii="Arial" w:hAnsi="Arial" w:cs="Arial"/>
        </w:rPr>
        <w:t>p=0</w:t>
      </w:r>
      <w:r w:rsidR="00205C6F" w:rsidRPr="008529C7">
        <w:rPr>
          <w:rFonts w:ascii="Arial" w:hAnsi="Arial" w:cs="Arial"/>
        </w:rPr>
        <w:t>.</w:t>
      </w:r>
      <w:r w:rsidR="00AF6B66" w:rsidRPr="008529C7">
        <w:rPr>
          <w:rFonts w:ascii="Arial" w:hAnsi="Arial" w:cs="Arial"/>
        </w:rPr>
        <w:t>0</w:t>
      </w:r>
      <w:r w:rsidR="004E4CDC" w:rsidRPr="008529C7">
        <w:rPr>
          <w:rFonts w:ascii="Arial" w:hAnsi="Arial" w:cs="Arial"/>
        </w:rPr>
        <w:t>107</w:t>
      </w:r>
      <w:r w:rsidR="00FB22ED" w:rsidRPr="008529C7">
        <w:rPr>
          <w:rFonts w:ascii="Arial" w:hAnsi="Arial" w:cs="Arial"/>
        </w:rPr>
        <w:t xml:space="preserve">). Este hallazgo demuestra estadísticamente que </w:t>
      </w:r>
      <w:r w:rsidR="00B84ECB" w:rsidRPr="008529C7">
        <w:rPr>
          <w:rFonts w:ascii="Arial" w:hAnsi="Arial" w:cs="Arial"/>
        </w:rPr>
        <w:t xml:space="preserve">no </w:t>
      </w:r>
      <w:r w:rsidR="00FB22ED" w:rsidRPr="008529C7">
        <w:rPr>
          <w:rFonts w:ascii="Arial" w:hAnsi="Arial" w:cs="Arial"/>
        </w:rPr>
        <w:t xml:space="preserve">resulta </w:t>
      </w:r>
      <w:r w:rsidR="00B84ECB" w:rsidRPr="008529C7">
        <w:rPr>
          <w:rFonts w:ascii="Arial" w:hAnsi="Arial" w:cs="Arial"/>
        </w:rPr>
        <w:t>practico</w:t>
      </w:r>
      <w:r w:rsidR="00FB22ED" w:rsidRPr="008529C7">
        <w:rPr>
          <w:rFonts w:ascii="Arial" w:hAnsi="Arial" w:cs="Arial"/>
        </w:rPr>
        <w:t xml:space="preserve"> establecer una "dosimetría</w:t>
      </w:r>
      <w:r w:rsidR="00B84ECB" w:rsidRPr="008529C7">
        <w:rPr>
          <w:rFonts w:ascii="Arial" w:hAnsi="Arial" w:cs="Arial"/>
        </w:rPr>
        <w:t xml:space="preserve"> </w:t>
      </w:r>
      <w:r w:rsidR="00FB22ED" w:rsidRPr="008529C7">
        <w:rPr>
          <w:rFonts w:ascii="Arial" w:hAnsi="Arial" w:cs="Arial"/>
        </w:rPr>
        <w:t>estática"; la demanda de biopolímero fluctúa de manera estequiométrica frente a la carga coloidal del afluente. Asimismo, la interacción entre el tiempo de conservación del nopal y la dosis (</w:t>
      </w:r>
      <w:r w:rsidR="00A71EB4" w:rsidRPr="008529C7">
        <w:rPr>
          <w:rFonts w:ascii="Arial" w:hAnsi="Arial" w:cs="Arial"/>
        </w:rPr>
        <w:t>p=0.0</w:t>
      </w:r>
      <w:r w:rsidR="00010B02" w:rsidRPr="008529C7">
        <w:rPr>
          <w:rFonts w:ascii="Arial" w:hAnsi="Arial" w:cs="Arial"/>
        </w:rPr>
        <w:t>069</w:t>
      </w:r>
      <w:r w:rsidR="00FB22ED" w:rsidRPr="008529C7">
        <w:rPr>
          <w:rFonts w:ascii="Arial" w:hAnsi="Arial" w:cs="Arial"/>
        </w:rPr>
        <w:t>) ratifica que la edad poscosecha del tejido modifica la disponibilidad de los polisacáridos responsables de la formación de puentes interparticulares, exigiendo ajustes proporcionales en la dosificación.</w:t>
      </w:r>
    </w:p>
    <w:p w14:paraId="29485B48" w14:textId="24D86EDE" w:rsidR="00411F31" w:rsidRPr="008529C7" w:rsidRDefault="00411F31" w:rsidP="00670240">
      <w:pPr>
        <w:rPr>
          <w:rFonts w:ascii="Arial" w:hAnsi="Arial" w:cs="Arial"/>
        </w:rPr>
      </w:pPr>
      <w:r w:rsidRPr="008529C7">
        <w:rPr>
          <w:rFonts w:ascii="Arial" w:hAnsi="Arial" w:cs="Arial"/>
        </w:rPr>
        <w:t xml:space="preserve">El análisis topográfico de las superficies de respuesta (Figura 6) corrobora visualmente estas dependencias. En escenarios de baja turbidez, se alcanzan eficiencias de remoción óptimas utilizando dosis bajas (hasta 1.0 g/L). Sin embargo, conforme se incrementa la turbidez del afluente, el rango de dosificación requerida se expande proporcionalmente hasta los 2.0 g/L para garantizar la captura de todos los coloides. </w:t>
      </w:r>
      <w:r w:rsidRPr="008529C7">
        <w:rPr>
          <w:rFonts w:ascii="Arial" w:hAnsi="Arial" w:cs="Arial"/>
        </w:rPr>
        <w:lastRenderedPageBreak/>
        <w:t xml:space="preserve">Por otro lado, la evaluación temporal demuestra que la biomasa de </w:t>
      </w:r>
      <w:r w:rsidRPr="008529C7">
        <w:rPr>
          <w:rFonts w:ascii="Arial" w:hAnsi="Arial" w:cs="Arial"/>
          <w:i/>
          <w:iCs/>
        </w:rPr>
        <w:t>Opuntia ficus-indica</w:t>
      </w:r>
      <w:r w:rsidRPr="008529C7">
        <w:rPr>
          <w:rFonts w:ascii="Arial" w:hAnsi="Arial" w:cs="Arial"/>
        </w:rPr>
        <w:t xml:space="preserve"> mantiene una capacidad de clarificación altamente competitiva —con diferencias estadísticamente significativas respecto al ensayo de control (blanco)— durante un periodo de almacenamiento máximo de </w:t>
      </w:r>
      <w:r w:rsidR="00F7048A" w:rsidRPr="008529C7">
        <w:rPr>
          <w:rFonts w:ascii="Arial" w:hAnsi="Arial" w:cs="Arial"/>
        </w:rPr>
        <w:t>~</w:t>
      </w:r>
      <w:r w:rsidRPr="008529C7">
        <w:rPr>
          <w:rFonts w:ascii="Arial" w:hAnsi="Arial" w:cs="Arial"/>
        </w:rPr>
        <w:t>1.5 semanas. Superado este umbral, el estrés poscosecha compromete la viabilidad del biopolímero según este modelo.</w:t>
      </w:r>
    </w:p>
    <w:p w14:paraId="4A2FE338" w14:textId="061188D4" w:rsidR="00133011" w:rsidRPr="008529C7" w:rsidRDefault="00FB22ED" w:rsidP="00670240">
      <w:pPr>
        <w:rPr>
          <w:rFonts w:ascii="Arial" w:hAnsi="Arial" w:cs="Arial"/>
        </w:rPr>
      </w:pPr>
      <w:r w:rsidRPr="008529C7">
        <w:rPr>
          <w:rFonts w:ascii="Arial" w:hAnsi="Arial" w:cs="Arial"/>
        </w:rPr>
        <w:t>Al evaluar los residuales predictivos, el algoritmo detectó una Falta de Ajuste (</w:t>
      </w:r>
      <w:r w:rsidRPr="008529C7">
        <w:rPr>
          <w:rFonts w:ascii="Arial" w:hAnsi="Arial" w:cs="Arial"/>
          <w:i/>
          <w:iCs/>
        </w:rPr>
        <w:t>Lack of Fit</w:t>
      </w:r>
      <w:r w:rsidRPr="008529C7">
        <w:rPr>
          <w:rFonts w:ascii="Arial" w:hAnsi="Arial" w:cs="Arial"/>
        </w:rPr>
        <w:t>) estadísticamente significativa (</w:t>
      </w:r>
      <w:r w:rsidR="00743939" w:rsidRPr="008529C7">
        <w:rPr>
          <w:rFonts w:ascii="Arial" w:hAnsi="Arial" w:cs="Arial"/>
        </w:rPr>
        <w:t>p=0.01</w:t>
      </w:r>
      <w:r w:rsidR="007E4CD0" w:rsidRPr="008529C7">
        <w:rPr>
          <w:rFonts w:ascii="Arial" w:hAnsi="Arial" w:cs="Arial"/>
        </w:rPr>
        <w:t>51</w:t>
      </w:r>
      <w:r w:rsidRPr="008529C7">
        <w:rPr>
          <w:rFonts w:ascii="Arial" w:hAnsi="Arial" w:cs="Arial"/>
        </w:rPr>
        <w:t xml:space="preserve">). En </w:t>
      </w:r>
      <w:r w:rsidR="007E4CD0" w:rsidRPr="008529C7">
        <w:rPr>
          <w:rFonts w:ascii="Arial" w:hAnsi="Arial" w:cs="Arial"/>
        </w:rPr>
        <w:t>este contexto</w:t>
      </w:r>
      <w:r w:rsidRPr="008529C7">
        <w:rPr>
          <w:rFonts w:ascii="Arial" w:hAnsi="Arial" w:cs="Arial"/>
        </w:rPr>
        <w:t>, esta desviación</w:t>
      </w:r>
      <w:r w:rsidR="007E4CD0" w:rsidRPr="008529C7">
        <w:rPr>
          <w:rFonts w:ascii="Arial" w:hAnsi="Arial" w:cs="Arial"/>
        </w:rPr>
        <w:t xml:space="preserve"> </w:t>
      </w:r>
      <w:r w:rsidR="00241792" w:rsidRPr="008529C7">
        <w:rPr>
          <w:rFonts w:ascii="Arial" w:hAnsi="Arial" w:cs="Arial"/>
        </w:rPr>
        <w:t xml:space="preserve">se puede deber a </w:t>
      </w:r>
      <w:r w:rsidRPr="008529C7">
        <w:rPr>
          <w:rFonts w:ascii="Arial" w:hAnsi="Arial" w:cs="Arial"/>
        </w:rPr>
        <w:t>la alta heterogeneidad y variabilidad biológica inherente a los extractos vegetales.</w:t>
      </w:r>
      <w:r w:rsidR="000C01D5" w:rsidRPr="008529C7">
        <w:rPr>
          <w:rFonts w:ascii="Arial" w:eastAsia="Times New Roman" w:hAnsi="Arial" w:cs="Arial"/>
          <w:color w:val="CCCCCC"/>
          <w:sz w:val="21"/>
          <w:szCs w:val="21"/>
          <w:lang w:eastAsia="es-MX"/>
        </w:rPr>
        <w:t xml:space="preserve"> </w:t>
      </w:r>
      <w:r w:rsidR="000C01D5" w:rsidRPr="008529C7">
        <w:rPr>
          <w:rFonts w:ascii="Arial" w:hAnsi="Arial" w:cs="Arial"/>
        </w:rPr>
        <w:t>Dada la complejidad intrínseca de esta matriz biológica, la topografía de un modelo 2FI resultó insuficiente para mapear la optimización global, siendo imperativo transicionar</w:t>
      </w:r>
      <w:r w:rsidR="007E68C0" w:rsidRPr="008529C7">
        <w:rPr>
          <w:rFonts w:ascii="Arial" w:hAnsi="Arial" w:cs="Arial"/>
        </w:rPr>
        <w:t xml:space="preserve"> </w:t>
      </w:r>
      <w:r w:rsidR="000C01D5" w:rsidRPr="008529C7">
        <w:rPr>
          <w:rFonts w:ascii="Arial" w:hAnsi="Arial" w:cs="Arial"/>
        </w:rPr>
        <w:t>hacia un modelado de mayor robustez que permita evaluar efectos de curvatura mediante un Diseño Compuesto Central (CCD), abordado en la Etapa 4.</w:t>
      </w:r>
    </w:p>
    <w:p w14:paraId="7FDAC0FE" w14:textId="77777777" w:rsidR="00FC0577" w:rsidRPr="008529C7" w:rsidRDefault="00411B7E" w:rsidP="00FC0577">
      <w:pPr>
        <w:keepNext/>
      </w:pPr>
      <w:r w:rsidRPr="008529C7">
        <w:rPr>
          <w:rFonts w:ascii="Arial" w:hAnsi="Arial" w:cs="Arial"/>
          <w:b/>
          <w:noProof/>
        </w:rPr>
        <w:lastRenderedPageBreak/>
        <mc:AlternateContent>
          <mc:Choice Requires="wpg">
            <w:drawing>
              <wp:inline distT="0" distB="0" distL="0" distR="0" wp14:anchorId="054380F5" wp14:editId="3794775D">
                <wp:extent cx="4899660" cy="5574909"/>
                <wp:effectExtent l="38100" t="38100" r="91440" b="102235"/>
                <wp:docPr id="245279434" name="Grupo 2"/>
                <wp:cNvGraphicFramePr/>
                <a:graphic xmlns:a="http://schemas.openxmlformats.org/drawingml/2006/main">
                  <a:graphicData uri="http://schemas.microsoft.com/office/word/2010/wordprocessingGroup">
                    <wpg:wgp>
                      <wpg:cNvGrpSpPr/>
                      <wpg:grpSpPr>
                        <a:xfrm>
                          <a:off x="0" y="0"/>
                          <a:ext cx="4899660" cy="5574909"/>
                          <a:chOff x="0" y="0"/>
                          <a:chExt cx="2582048" cy="3701228"/>
                        </a:xfrm>
                      </wpg:grpSpPr>
                      <wpg:grpSp>
                        <wpg:cNvPr id="1878625430" name="Grupo 10">
                          <a:extLst>
                            <a:ext uri="{FF2B5EF4-FFF2-40B4-BE49-F238E27FC236}">
                              <a16:creationId xmlns:a16="http://schemas.microsoft.com/office/drawing/2014/main" id="{5E090D33-F45B-231F-5DCE-813B7550976B}"/>
                            </a:ext>
                          </a:extLst>
                        </wpg:cNvPr>
                        <wpg:cNvGrpSpPr/>
                        <wpg:grpSpPr>
                          <a:xfrm>
                            <a:off x="0" y="0"/>
                            <a:ext cx="2582048" cy="3701228"/>
                            <a:chOff x="0" y="0"/>
                            <a:chExt cx="4496155" cy="6925569"/>
                          </a:xfrm>
                        </wpg:grpSpPr>
                        <wpg:grpSp>
                          <wpg:cNvPr id="252482827" name="Grupo 252482827">
                            <a:extLst>
                              <a:ext uri="{FF2B5EF4-FFF2-40B4-BE49-F238E27FC236}">
                                <a16:creationId xmlns:a16="http://schemas.microsoft.com/office/drawing/2014/main" id="{0F5775CC-273F-E430-9DC6-68361D4F2CC8}"/>
                              </a:ext>
                            </a:extLst>
                          </wpg:cNvPr>
                          <wpg:cNvGrpSpPr/>
                          <wpg:grpSpPr>
                            <a:xfrm>
                              <a:off x="0" y="0"/>
                              <a:ext cx="4496155" cy="6925569"/>
                              <a:chOff x="0" y="0"/>
                              <a:chExt cx="4496155" cy="6925569"/>
                            </a:xfrm>
                          </wpg:grpSpPr>
                          <pic:pic xmlns:pic="http://schemas.openxmlformats.org/drawingml/2006/picture">
                            <pic:nvPicPr>
                              <pic:cNvPr id="1453404313" name="Imagen 1453404313">
                                <a:extLst>
                                  <a:ext uri="{FF2B5EF4-FFF2-40B4-BE49-F238E27FC236}">
                                    <a16:creationId xmlns:a16="http://schemas.microsoft.com/office/drawing/2014/main" id="{BABD195D-90AF-6EEB-C385-EB48DD0E7A06}"/>
                                  </a:ext>
                                </a:extLst>
                              </pic:cNvPr>
                              <pic:cNvPicPr>
                                <a:picLocks noChangeAspect="1"/>
                              </pic:cNvPicPr>
                            </pic:nvPicPr>
                            <pic:blipFill>
                              <a:blip r:embed="rId18">
                                <a:extLst>
                                  <a:ext uri="{BEBA8EAE-BF5A-486C-A8C5-ECC9F3942E4B}">
                                    <a14:imgProps xmlns:a14="http://schemas.microsoft.com/office/drawing/2010/main">
                                      <a14:imgLayer r:embed="rId19">
                                        <a14:imgEffect>
                                          <a14:sharpenSoften amount="25000"/>
                                        </a14:imgEffect>
                                      </a14:imgLayer>
                                    </a14:imgProps>
                                  </a:ext>
                                </a:extLst>
                              </a:blip>
                              <a:stretch>
                                <a:fillRect/>
                              </a:stretch>
                            </pic:blipFill>
                            <pic:spPr>
                              <a:xfrm>
                                <a:off x="0" y="0"/>
                                <a:ext cx="4496031" cy="343368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pic:pic xmlns:pic="http://schemas.openxmlformats.org/drawingml/2006/picture">
                            <pic:nvPicPr>
                              <pic:cNvPr id="1711131159" name="Imagen 1711131159">
                                <a:extLst>
                                  <a:ext uri="{FF2B5EF4-FFF2-40B4-BE49-F238E27FC236}">
                                    <a16:creationId xmlns:a16="http://schemas.microsoft.com/office/drawing/2014/main" id="{07F3FE46-3B0F-0A08-FCBB-4923BFB70213}"/>
                                  </a:ext>
                                </a:extLst>
                              </pic:cNvPr>
                              <pic:cNvPicPr>
                                <a:picLocks noChangeAspect="1"/>
                              </pic:cNvPicPr>
                            </pic:nvPicPr>
                            <pic:blipFill>
                              <a:blip r:embed="rId20">
                                <a:extLst>
                                  <a:ext uri="{BEBA8EAE-BF5A-486C-A8C5-ECC9F3942E4B}">
                                    <a14:imgProps xmlns:a14="http://schemas.microsoft.com/office/drawing/2010/main">
                                      <a14:imgLayer r:embed="rId21">
                                        <a14:imgEffect>
                                          <a14:saturation sat="300000"/>
                                        </a14:imgEffect>
                                      </a14:imgLayer>
                                    </a14:imgProps>
                                  </a:ext>
                                </a:extLst>
                              </a:blip>
                              <a:stretch>
                                <a:fillRect/>
                              </a:stretch>
                            </pic:blipFill>
                            <pic:spPr>
                              <a:xfrm>
                                <a:off x="123" y="3534495"/>
                                <a:ext cx="4496032" cy="3391074"/>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wpg:grpSp>
                        <wps:wsp>
                          <wps:cNvPr id="7027686" name="CuadroTexto 9">
                            <a:extLst>
                              <a:ext uri="{FF2B5EF4-FFF2-40B4-BE49-F238E27FC236}">
                                <a16:creationId xmlns:a16="http://schemas.microsoft.com/office/drawing/2014/main" id="{519405DE-1683-1DE4-6CD3-47D20C940B7A}"/>
                              </a:ext>
                            </a:extLst>
                          </wps:cNvPr>
                          <wps:cNvSpPr txBox="1"/>
                          <wps:spPr>
                            <a:xfrm>
                              <a:off x="324651" y="5594534"/>
                              <a:ext cx="218884" cy="35005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5C41EAA1" w14:textId="77777777" w:rsidR="00411B7E" w:rsidRPr="008529C7" w:rsidRDefault="00411B7E" w:rsidP="00411B7E">
                                <w:pPr>
                                  <w:rPr>
                                    <w:rFonts w:ascii="Arial" w:hAnsi="Arial" w:cs="Arial"/>
                                    <w:b/>
                                    <w:bCs/>
                                    <w:color w:val="000000" w:themeColor="dark1"/>
                                    <w:kern w:val="24"/>
                                    <w:sz w:val="20"/>
                                    <w:szCs w:val="20"/>
                                  </w:rPr>
                                </w:pPr>
                                <w:r w:rsidRPr="008529C7">
                                  <w:rPr>
                                    <w:rFonts w:ascii="Arial" w:hAnsi="Arial" w:cs="Arial"/>
                                    <w:b/>
                                    <w:bCs/>
                                    <w:color w:val="000000" w:themeColor="dark1"/>
                                    <w:kern w:val="24"/>
                                    <w:sz w:val="20"/>
                                    <w:szCs w:val="20"/>
                                  </w:rPr>
                                  <w:t>B</w:t>
                                </w:r>
                              </w:p>
                            </w:txbxContent>
                          </wps:txbx>
                          <wps:bodyPr wrap="square" rtlCol="0">
                            <a:noAutofit/>
                          </wps:bodyPr>
                        </wps:wsp>
                      </wpg:grpSp>
                      <wps:wsp>
                        <wps:cNvPr id="204054602" name="CuadroTexto 9"/>
                        <wps:cNvSpPr txBox="1"/>
                        <wps:spPr>
                          <a:xfrm>
                            <a:off x="193244" y="1095401"/>
                            <a:ext cx="125687" cy="179856"/>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79D18CC7" w14:textId="1F7B8EBA" w:rsidR="00411B7E" w:rsidRPr="008529C7" w:rsidRDefault="00411B7E" w:rsidP="00411B7E">
                              <w:pPr>
                                <w:rPr>
                                  <w:rFonts w:ascii="Arial" w:hAnsi="Arial" w:cs="Arial"/>
                                  <w:b/>
                                  <w:bCs/>
                                  <w:color w:val="000000" w:themeColor="dark1"/>
                                  <w:kern w:val="24"/>
                                  <w:sz w:val="20"/>
                                  <w:szCs w:val="20"/>
                                </w:rPr>
                              </w:pPr>
                              <w:r w:rsidRPr="008529C7">
                                <w:rPr>
                                  <w:rFonts w:ascii="Arial" w:hAnsi="Arial" w:cs="Arial"/>
                                  <w:b/>
                                  <w:bCs/>
                                  <w:color w:val="000000" w:themeColor="dark1"/>
                                  <w:kern w:val="24"/>
                                  <w:sz w:val="20"/>
                                  <w:szCs w:val="20"/>
                                </w:rPr>
                                <w:t>A</w:t>
                              </w:r>
                            </w:p>
                          </w:txbxContent>
                        </wps:txbx>
                        <wps:bodyPr wrap="square" rtlCol="0">
                          <a:noAutofit/>
                        </wps:bodyPr>
                      </wps:wsp>
                    </wpg:wgp>
                  </a:graphicData>
                </a:graphic>
              </wp:inline>
            </w:drawing>
          </mc:Choice>
          <mc:Fallback>
            <w:pict>
              <v:group w14:anchorId="054380F5" id="Grupo 2" o:spid="_x0000_s1026" style="width:385.8pt;height:438.95pt;mso-position-horizontal-relative:char;mso-position-vertical-relative:line" coordsize="25820,3701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">
                <v:group id="Grupo 10" o:spid="_x0000_s1027" style="position:absolute;width:25820;height:37012" coordsize="44961,6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">
                  <v:group id="Grupo 252482827" o:spid="_x0000_s1028" style="position:absolute;width:44961;height:69255" coordsize="44961,6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53404313" o:spid="_x0000_s1029" type="#_x0000_t75" style="position:absolute;width:44960;height:34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" stroked="t" strokeweight=".25pt">
                      <v:stroke endcap="square"/>
                      <v:imagedata r:id="rId22" o:title=""/>
                      <v:shadow on="t" color="black" opacity="28180f" origin="-.5,-.5" offset=".74836mm,.74836mm"/>
                      <v:path arrowok="t"/>
                    </v:shape>
                    <v:shape id="Imagen 1711131159" o:spid="_x0000_s1030" type="#_x0000_t75" style="position:absolute;left:1;top:35344;width:44960;height:33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" stroked="t" strokeweight=".25pt">
                      <v:stroke endcap="square"/>
                      <v:imagedata r:id="rId23" o:title=""/>
                      <v:shadow on="t" color="black" opacity="28180f" origin="-.5,-.5" offset=".74836mm,.74836mm"/>
                      <v:path arrowok="t"/>
                    </v:shape>
                  </v:group>
                  <v:shapetype id="_x0000_t202" coordsize="21600,21600" o:spt="202" path="m,l,21600r21600,l21600,xe">
                    <v:stroke joinstyle="miter"/>
                    <v:path gradientshapeok="t" o:connecttype="rect"/>
                  </v:shapetype>
                  <v:shape id="CuadroTexto 9" o:spid="_x0000_s1031" type="#_x0000_t202" style="position:absolute;left:3246;top:55945;width:2189;height:3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" fillcolor="white [3201]" strokecolor="black [3200]" strokeweight=".25pt">
                    <v:textbox>
                      <w:txbxContent>
                        <w:p w14:paraId="5C41EAA1" w14:textId="77777777" w:rsidR="00411B7E" w:rsidRPr="008529C7" w:rsidRDefault="00411B7E" w:rsidP="00411B7E">
                          <w:pPr>
                            <w:rPr>
                              <w:rFonts w:ascii="Arial" w:hAnsi="Arial" w:cs="Arial"/>
                              <w:b/>
                              <w:bCs/>
                              <w:color w:val="000000" w:themeColor="dark1"/>
                              <w:kern w:val="24"/>
                              <w:sz w:val="20"/>
                              <w:szCs w:val="20"/>
                            </w:rPr>
                          </w:pPr>
                          <w:r w:rsidRPr="008529C7">
                            <w:rPr>
                              <w:rFonts w:ascii="Arial" w:hAnsi="Arial" w:cs="Arial"/>
                              <w:b/>
                              <w:bCs/>
                              <w:color w:val="000000" w:themeColor="dark1"/>
                              <w:kern w:val="24"/>
                              <w:sz w:val="20"/>
                              <w:szCs w:val="20"/>
                            </w:rPr>
                            <w:t>B</w:t>
                          </w:r>
                        </w:p>
                      </w:txbxContent>
                    </v:textbox>
                  </v:shape>
                </v:group>
                <v:shape id="CuadroTexto 9" o:spid="_x0000_s1032" type="#_x0000_t202" style="position:absolute;left:1932;top:10954;width:1257;height:1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" fillcolor="white [3201]" strokecolor="black [3200]" strokeweight=".25pt">
                  <v:textbox>
                    <w:txbxContent>
                      <w:p w14:paraId="79D18CC7" w14:textId="1F7B8EBA" w:rsidR="00411B7E" w:rsidRPr="008529C7" w:rsidRDefault="00411B7E" w:rsidP="00411B7E">
                        <w:pPr>
                          <w:rPr>
                            <w:rFonts w:ascii="Arial" w:hAnsi="Arial" w:cs="Arial"/>
                            <w:b/>
                            <w:bCs/>
                            <w:color w:val="000000" w:themeColor="dark1"/>
                            <w:kern w:val="24"/>
                            <w:sz w:val="20"/>
                            <w:szCs w:val="20"/>
                          </w:rPr>
                        </w:pPr>
                        <w:r w:rsidRPr="008529C7">
                          <w:rPr>
                            <w:rFonts w:ascii="Arial" w:hAnsi="Arial" w:cs="Arial"/>
                            <w:b/>
                            <w:bCs/>
                            <w:color w:val="000000" w:themeColor="dark1"/>
                            <w:kern w:val="24"/>
                            <w:sz w:val="20"/>
                            <w:szCs w:val="20"/>
                          </w:rPr>
                          <w:t>A</w:t>
                        </w:r>
                      </w:p>
                    </w:txbxContent>
                  </v:textbox>
                </v:shape>
                <w10:anchorlock/>
              </v:group>
            </w:pict>
          </mc:Fallback>
        </mc:AlternateContent>
      </w:r>
    </w:p>
    <w:p w14:paraId="6923D842" w14:textId="70C2BBDA" w:rsidR="004929E5" w:rsidRPr="008529C7" w:rsidRDefault="00FC0577" w:rsidP="005C7445">
      <w:pPr>
        <w:pStyle w:val="Descripcin"/>
        <w:jc w:val="center"/>
        <w:rPr>
          <w:rFonts w:ascii="Arial" w:hAnsi="Arial" w:cs="Arial"/>
          <w:b w:val="0"/>
          <w:bCs w:val="0"/>
          <w:i/>
          <w:iCs/>
          <w:color w:val="000000"/>
          <w:sz w:val="22"/>
          <w:szCs w:val="22"/>
        </w:rPr>
      </w:pPr>
      <w:r w:rsidRPr="008529C7">
        <w:rPr>
          <w:rFonts w:ascii="Arial" w:hAnsi="Arial" w:cs="Arial"/>
          <w:b w:val="0"/>
          <w:bCs w:val="0"/>
          <w:i/>
          <w:iCs/>
          <w:color w:val="000000"/>
          <w:sz w:val="22"/>
          <w:szCs w:val="22"/>
        </w:rPr>
        <w:t xml:space="preserve">Figura </w:t>
      </w:r>
      <w:r w:rsidRPr="008529C7">
        <w:rPr>
          <w:rFonts w:ascii="Arial" w:hAnsi="Arial" w:cs="Arial"/>
          <w:b w:val="0"/>
          <w:bCs w:val="0"/>
          <w:i/>
          <w:iCs/>
          <w:color w:val="000000"/>
          <w:sz w:val="22"/>
          <w:szCs w:val="22"/>
        </w:rPr>
        <w:fldChar w:fldCharType="begin"/>
      </w:r>
      <w:r w:rsidRPr="008529C7">
        <w:rPr>
          <w:rFonts w:ascii="Arial" w:hAnsi="Arial" w:cs="Arial"/>
          <w:b w:val="0"/>
          <w:bCs w:val="0"/>
          <w:i/>
          <w:iCs/>
          <w:color w:val="000000"/>
          <w:sz w:val="22"/>
          <w:szCs w:val="22"/>
        </w:rPr>
        <w:instrText xml:space="preserve"> SEQ Figura \* ARABIC </w:instrText>
      </w:r>
      <w:r w:rsidRPr="008529C7">
        <w:rPr>
          <w:rFonts w:ascii="Arial" w:hAnsi="Arial" w:cs="Arial"/>
          <w:b w:val="0"/>
          <w:bCs w:val="0"/>
          <w:i/>
          <w:iCs/>
          <w:color w:val="000000"/>
          <w:sz w:val="22"/>
          <w:szCs w:val="22"/>
        </w:rPr>
        <w:fldChar w:fldCharType="separate"/>
      </w:r>
      <w:r w:rsidR="00C476CE" w:rsidRPr="008529C7">
        <w:rPr>
          <w:rFonts w:ascii="Arial" w:hAnsi="Arial" w:cs="Arial"/>
          <w:b w:val="0"/>
          <w:bCs w:val="0"/>
          <w:i/>
          <w:iCs/>
          <w:color w:val="000000"/>
          <w:sz w:val="22"/>
          <w:szCs w:val="22"/>
        </w:rPr>
        <w:t>6</w:t>
      </w:r>
      <w:r w:rsidRPr="008529C7">
        <w:rPr>
          <w:rFonts w:ascii="Arial" w:hAnsi="Arial" w:cs="Arial"/>
          <w:b w:val="0"/>
          <w:bCs w:val="0"/>
          <w:i/>
          <w:iCs/>
          <w:color w:val="000000"/>
          <w:sz w:val="22"/>
          <w:szCs w:val="22"/>
        </w:rPr>
        <w:fldChar w:fldCharType="end"/>
      </w:r>
      <w:r w:rsidRPr="008529C7">
        <w:rPr>
          <w:rFonts w:ascii="Arial" w:hAnsi="Arial" w:cs="Arial"/>
          <w:b w:val="0"/>
          <w:bCs w:val="0"/>
          <w:i/>
          <w:iCs/>
          <w:color w:val="000000"/>
          <w:sz w:val="22"/>
          <w:szCs w:val="22"/>
        </w:rPr>
        <w:t>: Topografía de eficiencia de clarificación (Modelo 2FI). (A) Interacción entre la dosis aplicada y el tiempo de conservación poscosecha bajo un escenario de alta carga coloidal (Sólidos Iniciales = 4 g/L). (B) Interacción estequiométrica entre la dosis y la turbidez inicial empleando tejido vegetal en estado óptimo (Penca fresca, Semana 1). Las zonas en tonos cálidos representan las regiones de viabilidad operativa óptima.</w:t>
      </w:r>
    </w:p>
    <w:p w14:paraId="54C8F752" w14:textId="129D724D" w:rsidR="00133011" w:rsidRPr="008529C7" w:rsidRDefault="00A6489C" w:rsidP="00A01832">
      <w:pPr>
        <w:pStyle w:val="Ttulo3"/>
        <w:rPr>
          <w:rFonts w:ascii="Arial" w:hAnsi="Arial" w:cs="Arial"/>
          <w:b/>
        </w:rPr>
      </w:pPr>
      <w:r w:rsidRPr="008529C7">
        <w:rPr>
          <w:rFonts w:ascii="Arial" w:hAnsi="Arial" w:cs="Arial"/>
        </w:rPr>
        <w:t>3.4. ALGORITMO CLASIFICADOR DE TRATABILIDAD: MACHINE LEARNING</w:t>
      </w:r>
    </w:p>
    <w:p w14:paraId="496CA223" w14:textId="3799EB66" w:rsidR="004303EC" w:rsidRPr="008529C7" w:rsidRDefault="004303EC" w:rsidP="00670240">
      <w:pPr>
        <w:rPr>
          <w:rFonts w:ascii="Arial" w:hAnsi="Arial" w:cs="Arial"/>
        </w:rPr>
      </w:pPr>
      <w:r w:rsidRPr="008529C7">
        <w:rPr>
          <w:rFonts w:ascii="Arial" w:hAnsi="Arial" w:cs="Arial"/>
        </w:rPr>
        <w:t>La implementación del clasificador de Regresión Logística polinómica permitió estandarizar la toma de decisiones operativas frente a las interacciones complejas del sistema biocoagulante. Durante la fase de entrenamiento, la afinación de hiperparámetros identificó una fuerza de regularización inversa óptima de C = 5.4287, logrando una Exactitud (</w:t>
      </w:r>
      <w:r w:rsidRPr="008529C7">
        <w:rPr>
          <w:rFonts w:ascii="Arial" w:hAnsi="Arial" w:cs="Arial"/>
          <w:i/>
          <w:iCs/>
        </w:rPr>
        <w:t>Accuracy</w:t>
      </w:r>
      <w:r w:rsidRPr="008529C7">
        <w:rPr>
          <w:rFonts w:ascii="Arial" w:hAnsi="Arial" w:cs="Arial"/>
        </w:rPr>
        <w:t>) predictiva del 90.0% en la validación cruzada (10 pliegues) e impidiendo exitosamente el sobreajuste (</w:t>
      </w:r>
      <w:r w:rsidRPr="008529C7">
        <w:rPr>
          <w:rFonts w:ascii="Arial" w:hAnsi="Arial" w:cs="Arial"/>
          <w:i/>
          <w:iCs/>
        </w:rPr>
        <w:t>overfitting</w:t>
      </w:r>
      <w:r w:rsidRPr="008529C7">
        <w:rPr>
          <w:rFonts w:ascii="Arial" w:hAnsi="Arial" w:cs="Arial"/>
        </w:rPr>
        <w:t>) en el conjunto de datos.</w:t>
      </w:r>
    </w:p>
    <w:p w14:paraId="58DDC750" w14:textId="500682E2" w:rsidR="00992B11" w:rsidRPr="008529C7" w:rsidRDefault="004303EC" w:rsidP="00670240">
      <w:pPr>
        <w:rPr>
          <w:rFonts w:ascii="Arial" w:hAnsi="Arial" w:cs="Arial"/>
        </w:rPr>
      </w:pPr>
      <w:r w:rsidRPr="008529C7">
        <w:rPr>
          <w:rFonts w:ascii="Arial" w:hAnsi="Arial" w:cs="Arial"/>
        </w:rPr>
        <w:lastRenderedPageBreak/>
        <w:t xml:space="preserve">Al evaluar el modelo optimizado sobre el conjunto independiente de prueba (n = 9), el algoritmo demostró una capacidad de generalización perfecta, sin arrojar falsos positivos ni falsos negativos. Las métricas de rendimiento arrojaron una Exactitud de 1.00 y un </w:t>
      </w:r>
      <w:r w:rsidRPr="008529C7">
        <w:rPr>
          <w:rFonts w:ascii="Arial" w:hAnsi="Arial" w:cs="Arial"/>
          <w:i/>
          <w:iCs/>
        </w:rPr>
        <w:t>F1-Scor</w:t>
      </w:r>
      <w:r w:rsidR="007E68C0" w:rsidRPr="008529C7">
        <w:rPr>
          <w:rFonts w:ascii="Arial" w:hAnsi="Arial" w:cs="Arial"/>
          <w:i/>
          <w:iCs/>
        </w:rPr>
        <w:t>e</w:t>
      </w:r>
      <w:r w:rsidRPr="008529C7">
        <w:rPr>
          <w:rFonts w:ascii="Arial" w:hAnsi="Arial" w:cs="Arial"/>
        </w:rPr>
        <w:t xml:space="preserve"> de 1.00. Estos resultados demuestran empíricamente que el </w:t>
      </w:r>
      <w:r w:rsidRPr="008529C7">
        <w:rPr>
          <w:rFonts w:ascii="Arial" w:hAnsi="Arial" w:cs="Arial"/>
          <w:i/>
          <w:iCs/>
        </w:rPr>
        <w:t>Machine Learning</w:t>
      </w:r>
      <w:r w:rsidRPr="008529C7">
        <w:rPr>
          <w:rFonts w:ascii="Arial" w:hAnsi="Arial" w:cs="Arial"/>
        </w:rPr>
        <w:t xml:space="preserve"> constituye una herramienta prepredictiva de alto valor para la ingeniería sanitaria: integrada en un sistema de control de planta, permitiría ajustar dinámicamente la dosis en tiempo real en función de la turbidez del afluente y de la senescencia de la biomasa de </w:t>
      </w:r>
      <w:r w:rsidRPr="008529C7">
        <w:rPr>
          <w:rFonts w:ascii="Arial" w:hAnsi="Arial" w:cs="Arial"/>
          <w:i/>
          <w:iCs/>
        </w:rPr>
        <w:t>Opuntia ficus-indica</w:t>
      </w:r>
      <w:r w:rsidRPr="008529C7">
        <w:rPr>
          <w:rFonts w:ascii="Arial" w:hAnsi="Arial" w:cs="Arial"/>
        </w:rPr>
        <w:t>.</w:t>
      </w:r>
    </w:p>
    <w:p w14:paraId="36005720" w14:textId="77777777" w:rsidR="00B46FD9" w:rsidRPr="008529C7" w:rsidRDefault="00EC0CE2" w:rsidP="00B46FD9">
      <w:pPr>
        <w:keepNext/>
        <w:jc w:val="center"/>
      </w:pPr>
      <w:r w:rsidRPr="008529C7">
        <w:rPr>
          <w:rFonts w:ascii="Arial" w:hAnsi="Arial" w:cs="Arial"/>
          <w:noProof/>
        </w:rPr>
        <w:drawing>
          <wp:inline distT="0" distB="0" distL="0" distR="0" wp14:anchorId="580673C2" wp14:editId="6183E9E5">
            <wp:extent cx="3277772" cy="2889694"/>
            <wp:effectExtent l="0" t="0" r="0" b="6350"/>
            <wp:docPr id="195620724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07244" name="Imagen 6"/>
                    <pic:cNvPicPr>
                      <a:picLocks noChangeAspect="1" noChangeArrowheads="1"/>
                    </pic:cNvPicPr>
                  </pic:nvPicPr>
                  <pic:blipFill>
                    <a:blip r:embed="rId24"/>
                    <a:stretch>
                      <a:fillRect/>
                    </a:stretch>
                  </pic:blipFill>
                  <pic:spPr bwMode="auto">
                    <a:xfrm>
                      <a:off x="0" y="0"/>
                      <a:ext cx="3281917" cy="2893348"/>
                    </a:xfrm>
                    <a:prstGeom prst="rect">
                      <a:avLst/>
                    </a:prstGeom>
                    <a:noFill/>
                    <a:ln>
                      <a:noFill/>
                    </a:ln>
                  </pic:spPr>
                </pic:pic>
              </a:graphicData>
            </a:graphic>
          </wp:inline>
        </w:drawing>
      </w:r>
    </w:p>
    <w:p w14:paraId="2FAB2DD0" w14:textId="1459CE5F" w:rsidR="00020FD7" w:rsidRPr="008529C7" w:rsidRDefault="00B46FD9" w:rsidP="00B46FD9">
      <w:pPr>
        <w:pStyle w:val="Descripcin"/>
        <w:jc w:val="center"/>
        <w:rPr>
          <w:rFonts w:ascii="Arial" w:hAnsi="Arial" w:cs="Arial"/>
          <w:b w:val="0"/>
          <w:bCs w:val="0"/>
          <w:i/>
          <w:iCs/>
          <w:color w:val="000000"/>
          <w:sz w:val="22"/>
          <w:szCs w:val="22"/>
        </w:rPr>
      </w:pPr>
      <w:r w:rsidRPr="008529C7">
        <w:rPr>
          <w:rFonts w:ascii="Arial" w:hAnsi="Arial" w:cs="Arial"/>
          <w:b w:val="0"/>
          <w:bCs w:val="0"/>
          <w:i/>
          <w:iCs/>
          <w:color w:val="000000"/>
          <w:sz w:val="22"/>
          <w:szCs w:val="22"/>
        </w:rPr>
        <w:t xml:space="preserve">Figura </w:t>
      </w:r>
      <w:r w:rsidRPr="008529C7">
        <w:rPr>
          <w:rFonts w:ascii="Arial" w:hAnsi="Arial" w:cs="Arial"/>
          <w:b w:val="0"/>
          <w:bCs w:val="0"/>
          <w:i/>
          <w:iCs/>
          <w:color w:val="000000"/>
          <w:sz w:val="22"/>
          <w:szCs w:val="22"/>
        </w:rPr>
        <w:fldChar w:fldCharType="begin"/>
      </w:r>
      <w:r w:rsidRPr="008529C7">
        <w:rPr>
          <w:rFonts w:ascii="Arial" w:hAnsi="Arial" w:cs="Arial"/>
          <w:b w:val="0"/>
          <w:bCs w:val="0"/>
          <w:i/>
          <w:iCs/>
          <w:color w:val="000000"/>
          <w:sz w:val="22"/>
          <w:szCs w:val="22"/>
        </w:rPr>
        <w:instrText xml:space="preserve"> SEQ Figura \* ARABIC </w:instrText>
      </w:r>
      <w:r w:rsidRPr="008529C7">
        <w:rPr>
          <w:rFonts w:ascii="Arial" w:hAnsi="Arial" w:cs="Arial"/>
          <w:b w:val="0"/>
          <w:bCs w:val="0"/>
          <w:i/>
          <w:iCs/>
          <w:color w:val="000000"/>
          <w:sz w:val="22"/>
          <w:szCs w:val="22"/>
        </w:rPr>
        <w:fldChar w:fldCharType="separate"/>
      </w:r>
      <w:r w:rsidR="00C476CE" w:rsidRPr="008529C7">
        <w:rPr>
          <w:rFonts w:ascii="Arial" w:hAnsi="Arial" w:cs="Arial"/>
          <w:b w:val="0"/>
          <w:bCs w:val="0"/>
          <w:i/>
          <w:iCs/>
          <w:color w:val="000000"/>
          <w:sz w:val="22"/>
          <w:szCs w:val="22"/>
        </w:rPr>
        <w:t>7</w:t>
      </w:r>
      <w:r w:rsidRPr="008529C7">
        <w:rPr>
          <w:rFonts w:ascii="Arial" w:hAnsi="Arial" w:cs="Arial"/>
          <w:b w:val="0"/>
          <w:bCs w:val="0"/>
          <w:i/>
          <w:iCs/>
          <w:color w:val="000000"/>
          <w:sz w:val="22"/>
          <w:szCs w:val="22"/>
        </w:rPr>
        <w:fldChar w:fldCharType="end"/>
      </w:r>
      <w:r w:rsidRPr="008529C7">
        <w:rPr>
          <w:rFonts w:ascii="Arial" w:hAnsi="Arial" w:cs="Arial"/>
          <w:b w:val="0"/>
          <w:bCs w:val="0"/>
          <w:i/>
          <w:iCs/>
          <w:color w:val="000000"/>
          <w:sz w:val="22"/>
          <w:szCs w:val="22"/>
        </w:rPr>
        <w:t>: Resultados del clasificador de Regresión Logística polinómica. Matriz de confusión sobre el conjunto de prueba independiente (20% de los datos, n = 9), confirmando clasificación perfecta para el umbral de tratabilidad de remoción 92%.</w:t>
      </w:r>
    </w:p>
    <w:p w14:paraId="28011969" w14:textId="07A7A94C" w:rsidR="00020FD7" w:rsidRPr="008529C7" w:rsidRDefault="00A6489C" w:rsidP="00670240">
      <w:pPr>
        <w:pStyle w:val="Ttulo3"/>
        <w:rPr>
          <w:rFonts w:ascii="Arial" w:hAnsi="Arial" w:cs="Arial"/>
        </w:rPr>
      </w:pPr>
      <w:r w:rsidRPr="008529C7">
        <w:rPr>
          <w:rFonts w:ascii="Arial" w:hAnsi="Arial" w:cs="Arial"/>
        </w:rPr>
        <w:t>3.5. VALIDACIÓN EN AFLUENTE NATURAL Y OPTIMIZACIÓN MEDIANTE DISEÑO COMPUESTO CENTRAL (ETAPA 4)</w:t>
      </w:r>
    </w:p>
    <w:p w14:paraId="64FAA328" w14:textId="44D5F09C" w:rsidR="003B3316" w:rsidRPr="008529C7" w:rsidRDefault="00A6489C" w:rsidP="00A01832">
      <w:pPr>
        <w:pStyle w:val="Ttulo4"/>
        <w:rPr>
          <w:rFonts w:ascii="Arial" w:hAnsi="Arial" w:cs="Arial"/>
        </w:rPr>
      </w:pPr>
      <w:r w:rsidRPr="008529C7">
        <w:rPr>
          <w:rFonts w:ascii="Arial" w:hAnsi="Arial" w:cs="Arial"/>
        </w:rPr>
        <w:t xml:space="preserve">3.5.1. TRANSICIÓN METODOLÓGICA: EFECTO DEL CIZALLAMIENTO SOBRE LA ARQUITECTURA POLIMÉRICA. </w:t>
      </w:r>
    </w:p>
    <w:p w14:paraId="4D38A0B8" w14:textId="211AA908" w:rsidR="00020FD7" w:rsidRPr="008529C7" w:rsidRDefault="00420BBE" w:rsidP="00670240">
      <w:pPr>
        <w:rPr>
          <w:rFonts w:ascii="Arial" w:hAnsi="Arial" w:cs="Arial"/>
        </w:rPr>
      </w:pPr>
      <w:r w:rsidRPr="008529C7">
        <w:rPr>
          <w:rFonts w:ascii="Arial" w:hAnsi="Arial" w:cs="Arial"/>
        </w:rPr>
        <w:t xml:space="preserve">La validación empírica inicial sobre el afluente natural del Río Vaqueros demostró que la eficiencia del tratamiento es altamente dependiente del método de extracción del biopolímero y de la complejidad de la matriz hídrica. Las pruebas de control negativo (blanco) arrojaron eficiencias de clarificación por decantación natural que promediaron el 52.8%. Si bien la extracción tradicional mediante alto cizallamiento mecánico (licuado) había mostrado resultados aceptables en aguas sintéticas durante las etapas previas, su aplicación directa en la matriz lótica compleja (~160 NTU) limitó severamente el desempeño, alcanzando eficiencias deficientes que promediaron apenas un 70.6%. </w:t>
      </w:r>
      <w:r w:rsidR="00CC089F" w:rsidRPr="008529C7">
        <w:rPr>
          <w:rFonts w:ascii="Arial" w:hAnsi="Arial" w:cs="Arial"/>
        </w:rPr>
        <w:t>E</w:t>
      </w:r>
      <w:r w:rsidRPr="008529C7">
        <w:rPr>
          <w:rFonts w:ascii="Arial" w:hAnsi="Arial" w:cs="Arial"/>
        </w:rPr>
        <w:t xml:space="preserve">ste comportamiento </w:t>
      </w:r>
      <w:r w:rsidR="009A37B4" w:rsidRPr="008529C7">
        <w:rPr>
          <w:rFonts w:ascii="Arial" w:hAnsi="Arial" w:cs="Arial"/>
        </w:rPr>
        <w:t xml:space="preserve">se podría deber a </w:t>
      </w:r>
      <w:r w:rsidRPr="008529C7">
        <w:rPr>
          <w:rFonts w:ascii="Arial" w:hAnsi="Arial" w:cs="Arial"/>
        </w:rPr>
        <w:t xml:space="preserve">que el alto estrés de corte </w:t>
      </w:r>
      <w:r w:rsidR="009A37B4" w:rsidRPr="008529C7">
        <w:rPr>
          <w:rFonts w:ascii="Arial" w:hAnsi="Arial" w:cs="Arial"/>
        </w:rPr>
        <w:t>induciría</w:t>
      </w:r>
      <w:r w:rsidRPr="008529C7">
        <w:rPr>
          <w:rFonts w:ascii="Arial" w:hAnsi="Arial" w:cs="Arial"/>
        </w:rPr>
        <w:t xml:space="preserve"> una despolimerización mecánica, fragmentando las largas cadenas de poligalacturonatos y destruyendo la arquitectura tridimensional de la red; el polímero resultante es incapaz de superar el impedimento estérico generado por la Materia Orgánica Natural (NOM) típica de las aguas fluviales </w:t>
      </w:r>
      <w:sdt>
        <w:sdtPr>
          <w:rPr>
            <w:rFonts w:ascii="Arial" w:hAnsi="Arial" w:cs="Arial"/>
            <w:color w:val="000000"/>
          </w:rPr>
          <w:tag w:val="MENDELEY_CITATION_v3_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"/>
          <w:id w:val="310610274"/>
          <w:placeholder>
            <w:docPart w:val="DefaultPlaceholder_-1854013440"/>
          </w:placeholder>
        </w:sdtPr>
        <w:sdtEndPr/>
        <w:sdtContent>
          <w:r w:rsidR="006D57CC" w:rsidRPr="006D57CC">
            <w:rPr>
              <w:rFonts w:ascii="Arial" w:eastAsia="Times New Roman" w:hAnsi="Arial" w:cs="Arial"/>
              <w:color w:val="000000"/>
            </w:rPr>
            <w:t>(Narkis &amp; Rebhun, 1997)</w:t>
          </w:r>
        </w:sdtContent>
      </w:sdt>
      <w:r w:rsidR="00020FD7" w:rsidRPr="008529C7">
        <w:rPr>
          <w:rFonts w:ascii="Arial" w:hAnsi="Arial" w:cs="Arial"/>
        </w:rPr>
        <w:t>.</w:t>
      </w:r>
    </w:p>
    <w:p w14:paraId="107A88F1" w14:textId="52CE38DA" w:rsidR="00020FD7" w:rsidRPr="008529C7" w:rsidRDefault="00020FD7" w:rsidP="00670240">
      <w:pPr>
        <w:rPr>
          <w:rFonts w:ascii="Arial" w:hAnsi="Arial" w:cs="Arial"/>
        </w:rPr>
      </w:pPr>
      <w:r w:rsidRPr="008529C7">
        <w:rPr>
          <w:rFonts w:ascii="Arial" w:hAnsi="Arial" w:cs="Arial"/>
        </w:rPr>
        <w:lastRenderedPageBreak/>
        <w:t xml:space="preserve">Para subsanar esta limitación, la transición hacia la extracción de la matriz de hidrogel íntegro mediante hidratación estática y bajo cizallamiento permitió preservar la longitud de las cadenas de polisacáridos. La literatura confirma que el mecanismo de coagulación dominante en </w:t>
      </w:r>
      <w:r w:rsidRPr="008529C7">
        <w:rPr>
          <w:rFonts w:ascii="Arial" w:hAnsi="Arial" w:cs="Arial"/>
          <w:iCs/>
        </w:rPr>
        <w:t>Opuntia ficus-indica</w:t>
      </w:r>
      <w:r w:rsidRPr="008529C7">
        <w:rPr>
          <w:rFonts w:ascii="Arial" w:hAnsi="Arial" w:cs="Arial"/>
        </w:rPr>
        <w:t xml:space="preserve"> no es la neutralización de cargas simple, sino la adsorción seguida de la formación de puentes interparticulares (</w:t>
      </w:r>
      <w:r w:rsidRPr="00523494">
        <w:rPr>
          <w:rFonts w:ascii="Arial" w:hAnsi="Arial" w:cs="Arial"/>
          <w:i/>
        </w:rPr>
        <w:t>bridging</w:t>
      </w:r>
      <w:r w:rsidRPr="008529C7">
        <w:rPr>
          <w:rFonts w:ascii="Arial" w:hAnsi="Arial" w:cs="Arial"/>
        </w:rPr>
        <w:t>)</w:t>
      </w:r>
      <w:r w:rsidR="004927CD" w:rsidRPr="008529C7">
        <w:rPr>
          <w:rFonts w:ascii="Arial" w:hAnsi="Arial" w:cs="Arial"/>
        </w:rPr>
        <w:t xml:space="preserve"> </w:t>
      </w:r>
      <w:sdt>
        <w:sdtPr>
          <w:rPr>
            <w:rFonts w:ascii="Arial" w:hAnsi="Arial" w:cs="Arial"/>
            <w:color w:val="000000"/>
          </w:rPr>
          <w:tag w:val="MENDELEY_CITATION_v3_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"/>
          <w:id w:val="-757057860"/>
          <w:placeholder>
            <w:docPart w:val="DefaultPlaceholder_-1854013440"/>
          </w:placeholder>
        </w:sdtPr>
        <w:sdtEndPr/>
        <w:sdtContent>
          <w:r w:rsidR="006D57CC" w:rsidRPr="006D57CC">
            <w:rPr>
              <w:rFonts w:ascii="Arial" w:hAnsi="Arial" w:cs="Arial"/>
              <w:color w:val="000000"/>
            </w:rPr>
            <w:t>(Miller et al., 2008)</w:t>
          </w:r>
        </w:sdtContent>
      </w:sdt>
      <w:r w:rsidRPr="008529C7">
        <w:rPr>
          <w:rFonts w:ascii="Arial" w:hAnsi="Arial" w:cs="Arial"/>
        </w:rPr>
        <w:t>. Al dosificar la molécula íntegra, los grupos funcionales hidroxilo y carboxilo del ácido galacturónico se extienden en la fase acuosa y atrapan múltiples coloides simultáneamente, formando macroflóculos densos</w:t>
      </w:r>
      <w:r w:rsidR="00AE65EB" w:rsidRPr="008529C7">
        <w:rPr>
          <w:rFonts w:ascii="Arial" w:hAnsi="Arial" w:cs="Arial"/>
        </w:rPr>
        <w:t xml:space="preserve"> </w:t>
      </w:r>
      <w:sdt>
        <w:sdtPr>
          <w:rPr>
            <w:rFonts w:ascii="Arial" w:hAnsi="Arial" w:cs="Arial"/>
            <w:color w:val="000000"/>
          </w:rPr>
          <w:tag w:val="MENDELEY_CITATION_v3_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"/>
          <w:id w:val="-523239421"/>
          <w:placeholder>
            <w:docPart w:val="DefaultPlaceholder_-1854013440"/>
          </w:placeholder>
        </w:sdtPr>
        <w:sdtEndPr/>
        <w:sdtContent>
          <w:r w:rsidR="006D57CC" w:rsidRPr="006D57CC">
            <w:rPr>
              <w:rFonts w:ascii="Arial" w:hAnsi="Arial" w:cs="Arial"/>
              <w:color w:val="000000"/>
            </w:rPr>
            <w:t>(Choudhary et al., 2019; Otálora et al., 2022)</w:t>
          </w:r>
        </w:sdtContent>
      </w:sdt>
      <w:r w:rsidRPr="008529C7">
        <w:rPr>
          <w:rFonts w:ascii="Arial" w:hAnsi="Arial" w:cs="Arial"/>
        </w:rPr>
        <w:t xml:space="preserve"> que explican el salto radical en la eficiencia (remociones &gt;98%)</w:t>
      </w:r>
      <w:r w:rsidR="003007D1" w:rsidRPr="008529C7">
        <w:rPr>
          <w:rFonts w:ascii="Arial" w:hAnsi="Arial" w:cs="Arial"/>
        </w:rPr>
        <w:t>, distanciándose de la línea base de sedimentación natural del blanco. La validación estadística de estas observaciones empíricas se corroboró mediante un Análisis de Varianza (ANOVA) seguido de una prueba post-hoc de Tukey HSD. El test confirmó que las eficiencias de los tres escenarios (decantación natural, licuado e hidrogel íntegro) presentan diferencias significativas entre sí (p&lt;0,001), demostrando con rigor cuantitativo la superioridad del tratamiento con bajo cizallamiento.</w:t>
      </w:r>
    </w:p>
    <w:p w14:paraId="224127B0" w14:textId="77777777" w:rsidR="00B3267B" w:rsidRPr="008529C7" w:rsidRDefault="00716B34" w:rsidP="00B3267B">
      <w:pPr>
        <w:keepNext/>
      </w:pPr>
      <w:r w:rsidRPr="008529C7">
        <w:rPr>
          <w:rFonts w:ascii="Arial" w:hAnsi="Arial" w:cs="Arial"/>
          <w:i/>
          <w:iCs/>
          <w:noProof/>
        </w:rPr>
        <w:drawing>
          <wp:inline distT="0" distB="0" distL="0" distR="0" wp14:anchorId="1900E46D" wp14:editId="2590F866">
            <wp:extent cx="5486150" cy="3858553"/>
            <wp:effectExtent l="0" t="0" r="635" b="8890"/>
            <wp:docPr id="12935795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79521" name="Imagen 3"/>
                    <pic:cNvPicPr/>
                  </pic:nvPicPr>
                  <pic:blipFill rotWithShape="1">
                    <a:blip r:embed="rId25"/>
                    <a:srcRect l="1860" t="9711" r="1860"/>
                    <a:stretch>
                      <a:fillRect/>
                    </a:stretch>
                  </pic:blipFill>
                  <pic:spPr bwMode="auto">
                    <a:xfrm>
                      <a:off x="0" y="0"/>
                      <a:ext cx="5486400" cy="3858729"/>
                    </a:xfrm>
                    <a:prstGeom prst="rect">
                      <a:avLst/>
                    </a:prstGeom>
                    <a:ln>
                      <a:noFill/>
                    </a:ln>
                    <a:extLst>
                      <a:ext uri="{53640926-AAD7-44D8-BBD7-CCE9431645EC}">
                        <a14:shadowObscured xmlns:a14="http://schemas.microsoft.com/office/drawing/2010/main"/>
                      </a:ext>
                    </a:extLst>
                  </pic:spPr>
                </pic:pic>
              </a:graphicData>
            </a:graphic>
          </wp:inline>
        </w:drawing>
      </w:r>
    </w:p>
    <w:p w14:paraId="6D27D816" w14:textId="0B532137" w:rsidR="00716B34" w:rsidRPr="008529C7" w:rsidRDefault="00B3267B" w:rsidP="00B3267B">
      <w:pPr>
        <w:pStyle w:val="Descripcin"/>
        <w:rPr>
          <w:rFonts w:ascii="Arial" w:hAnsi="Arial" w:cs="Arial"/>
          <w:i/>
          <w:iCs/>
        </w:rPr>
      </w:pPr>
      <w:r w:rsidRPr="008529C7">
        <w:rPr>
          <w:rFonts w:ascii="Arial" w:hAnsi="Arial" w:cs="Arial"/>
          <w:b w:val="0"/>
          <w:bCs w:val="0"/>
          <w:i/>
          <w:iCs/>
          <w:color w:val="000000"/>
          <w:sz w:val="22"/>
          <w:szCs w:val="22"/>
        </w:rPr>
        <w:t xml:space="preserve">Figura </w:t>
      </w:r>
      <w:r w:rsidRPr="008529C7">
        <w:rPr>
          <w:rFonts w:ascii="Arial" w:hAnsi="Arial" w:cs="Arial"/>
          <w:b w:val="0"/>
          <w:bCs w:val="0"/>
          <w:i/>
          <w:iCs/>
          <w:color w:val="000000"/>
          <w:sz w:val="22"/>
          <w:szCs w:val="22"/>
        </w:rPr>
        <w:fldChar w:fldCharType="begin"/>
      </w:r>
      <w:r w:rsidRPr="008529C7">
        <w:rPr>
          <w:rFonts w:ascii="Arial" w:hAnsi="Arial" w:cs="Arial"/>
          <w:b w:val="0"/>
          <w:bCs w:val="0"/>
          <w:i/>
          <w:iCs/>
          <w:color w:val="000000"/>
          <w:sz w:val="22"/>
          <w:szCs w:val="22"/>
        </w:rPr>
        <w:instrText xml:space="preserve"> SEQ Figura \* ARABIC </w:instrText>
      </w:r>
      <w:r w:rsidRPr="008529C7">
        <w:rPr>
          <w:rFonts w:ascii="Arial" w:hAnsi="Arial" w:cs="Arial"/>
          <w:b w:val="0"/>
          <w:bCs w:val="0"/>
          <w:i/>
          <w:iCs/>
          <w:color w:val="000000"/>
          <w:sz w:val="22"/>
          <w:szCs w:val="22"/>
        </w:rPr>
        <w:fldChar w:fldCharType="separate"/>
      </w:r>
      <w:r w:rsidR="00C476CE" w:rsidRPr="008529C7">
        <w:rPr>
          <w:rFonts w:ascii="Arial" w:hAnsi="Arial" w:cs="Arial"/>
          <w:b w:val="0"/>
          <w:bCs w:val="0"/>
          <w:i/>
          <w:iCs/>
          <w:color w:val="000000"/>
          <w:sz w:val="22"/>
          <w:szCs w:val="22"/>
        </w:rPr>
        <w:t>8</w:t>
      </w:r>
      <w:r w:rsidRPr="008529C7">
        <w:rPr>
          <w:rFonts w:ascii="Arial" w:hAnsi="Arial" w:cs="Arial"/>
          <w:b w:val="0"/>
          <w:bCs w:val="0"/>
          <w:i/>
          <w:iCs/>
          <w:color w:val="000000"/>
          <w:sz w:val="22"/>
          <w:szCs w:val="22"/>
        </w:rPr>
        <w:fldChar w:fldCharType="end"/>
      </w:r>
      <w:r w:rsidRPr="008529C7">
        <w:rPr>
          <w:rFonts w:ascii="Arial" w:hAnsi="Arial" w:cs="Arial"/>
          <w:b w:val="0"/>
          <w:bCs w:val="0"/>
          <w:i/>
          <w:iCs/>
          <w:color w:val="000000"/>
          <w:sz w:val="22"/>
          <w:szCs w:val="22"/>
        </w:rPr>
        <w:t>: Efecto del cizallamiento mecánico en la arquitectura del biopolímero. Comparativa de la distribución de eficiencia de remoción de turbidez en el afluente natural: control negativo (Blancos / Decantación natural), extracción tradicional por licuado (Alto Cizallamiento) y matriz íntegra (Hidrogel / Bajo Cizallamiento). El gráfico evidencia cómo el hidrogel logra un salto de eficiencia respecto a la decantación natural, superando además la fuerte limitación impuesta por el alto cizallamiento</w:t>
      </w:r>
      <w:r w:rsidRPr="008529C7">
        <w:rPr>
          <w:rFonts w:ascii="Arial" w:hAnsi="Arial" w:cs="Arial"/>
          <w:i/>
          <w:iCs/>
        </w:rPr>
        <w:t>.</w:t>
      </w:r>
    </w:p>
    <w:p w14:paraId="692ACCBF" w14:textId="17B561A3" w:rsidR="00136152" w:rsidRPr="008529C7" w:rsidRDefault="00A6489C" w:rsidP="00A6489C">
      <w:pPr>
        <w:pStyle w:val="Ttulo4"/>
        <w:rPr>
          <w:rFonts w:ascii="Arial" w:hAnsi="Arial" w:cs="Arial"/>
        </w:rPr>
      </w:pPr>
      <w:r w:rsidRPr="008529C7">
        <w:rPr>
          <w:rFonts w:ascii="Arial" w:hAnsi="Arial" w:cs="Arial"/>
        </w:rPr>
        <w:lastRenderedPageBreak/>
        <w:t xml:space="preserve">3.5.2. ANÁLISIS DE VARIANZA Y REESTABILIZACIÓN POR SOBREDOSIFICACIÓN </w:t>
      </w:r>
    </w:p>
    <w:p w14:paraId="47E42DB6" w14:textId="292A6630" w:rsidR="00020FD7" w:rsidRPr="008529C7" w:rsidRDefault="00020FD7" w:rsidP="00670240">
      <w:pPr>
        <w:rPr>
          <w:rFonts w:ascii="Arial" w:hAnsi="Arial" w:cs="Arial"/>
        </w:rPr>
      </w:pPr>
      <w:r w:rsidRPr="008529C7">
        <w:rPr>
          <w:rFonts w:ascii="Arial" w:hAnsi="Arial" w:cs="Arial"/>
        </w:rPr>
        <w:t>El análisis de varianza (ANOVA) del Diseño Compuesto Central (CCD) aplicado sobre el afluente real reveló un modelo de regresión cuadrático con una alta significancia estadística (</w:t>
      </w:r>
      <w:r w:rsidR="00125B39" w:rsidRPr="008529C7">
        <w:rPr>
          <w:rFonts w:ascii="Arial" w:hAnsi="Arial" w:cs="Arial"/>
        </w:rPr>
        <w:t>p&lt;0</w:t>
      </w:r>
      <w:r w:rsidR="00877D08" w:rsidRPr="008529C7">
        <w:rPr>
          <w:rFonts w:ascii="Arial" w:hAnsi="Arial" w:cs="Arial"/>
        </w:rPr>
        <w:t>.</w:t>
      </w:r>
      <w:r w:rsidR="00125B39" w:rsidRPr="008529C7">
        <w:rPr>
          <w:rFonts w:ascii="Arial" w:hAnsi="Arial" w:cs="Arial"/>
        </w:rPr>
        <w:t>00</w:t>
      </w:r>
      <w:r w:rsidR="00877D08" w:rsidRPr="008529C7">
        <w:rPr>
          <w:rFonts w:ascii="Arial" w:hAnsi="Arial" w:cs="Arial"/>
        </w:rPr>
        <w:t>01</w:t>
      </w:r>
      <w:r w:rsidRPr="008529C7">
        <w:rPr>
          <w:rFonts w:ascii="Arial" w:hAnsi="Arial" w:cs="Arial"/>
        </w:rPr>
        <w:t>). La solidez predictiva del modelo quedó corroborada empíricamente al presentar una Falta de Ajuste (</w:t>
      </w:r>
      <w:r w:rsidRPr="00F718C2">
        <w:rPr>
          <w:rFonts w:ascii="Arial" w:hAnsi="Arial" w:cs="Arial"/>
          <w:i/>
        </w:rPr>
        <w:t>Lack of Fit</w:t>
      </w:r>
      <w:r w:rsidRPr="008529C7">
        <w:rPr>
          <w:rFonts w:ascii="Arial" w:hAnsi="Arial" w:cs="Arial"/>
        </w:rPr>
        <w:t>) no significativa (</w:t>
      </w:r>
      <w:r w:rsidR="00877D08" w:rsidRPr="008529C7">
        <w:rPr>
          <w:rFonts w:ascii="Arial" w:hAnsi="Arial" w:cs="Arial"/>
        </w:rPr>
        <w:t>p=0.2264</w:t>
      </w:r>
      <w:r w:rsidRPr="008529C7">
        <w:rPr>
          <w:rFonts w:ascii="Arial" w:hAnsi="Arial" w:cs="Arial"/>
        </w:rPr>
        <w:t>), garantizando que la varianza es explicada</w:t>
      </w:r>
      <w:r w:rsidR="008A2913" w:rsidRPr="008529C7">
        <w:rPr>
          <w:rFonts w:ascii="Arial" w:hAnsi="Arial" w:cs="Arial"/>
        </w:rPr>
        <w:t xml:space="preserve"> </w:t>
      </w:r>
      <w:r w:rsidRPr="008529C7">
        <w:rPr>
          <w:rFonts w:ascii="Arial" w:hAnsi="Arial" w:cs="Arial"/>
        </w:rPr>
        <w:t>por los factores de diseño.</w:t>
      </w:r>
    </w:p>
    <w:p w14:paraId="17BA86BF" w14:textId="4FC8E6D7" w:rsidR="00020FD7" w:rsidRPr="008529C7" w:rsidRDefault="00020FD7" w:rsidP="00670240">
      <w:pPr>
        <w:rPr>
          <w:rFonts w:ascii="Arial" w:hAnsi="Arial" w:cs="Arial"/>
        </w:rPr>
      </w:pPr>
      <w:r w:rsidRPr="008529C7">
        <w:rPr>
          <w:rFonts w:ascii="Arial" w:hAnsi="Arial" w:cs="Arial"/>
        </w:rPr>
        <w:t>La deconstrucción de los efectos evidenció que la Dosis de biocoagulante (Factor A) rigió de manera absoluta la termodinámica del sistema (</w:t>
      </w:r>
      <w:r w:rsidR="005273A4" w:rsidRPr="008529C7">
        <w:rPr>
          <w:rFonts w:ascii="Arial" w:hAnsi="Arial" w:cs="Arial"/>
        </w:rPr>
        <w:t>p&lt;0.0001</w:t>
      </w:r>
      <w:r w:rsidRPr="008529C7">
        <w:rPr>
          <w:rFonts w:ascii="Arial" w:hAnsi="Arial" w:cs="Arial"/>
        </w:rPr>
        <w:t>). Se observó un comportamiento parabólico</w:t>
      </w:r>
      <w:r w:rsidR="00BB28C9" w:rsidRPr="008529C7">
        <w:rPr>
          <w:rFonts w:ascii="Arial" w:hAnsi="Arial" w:cs="Arial"/>
        </w:rPr>
        <w:t>,</w:t>
      </w:r>
      <w:r w:rsidRPr="008529C7">
        <w:rPr>
          <w:rFonts w:ascii="Arial" w:hAnsi="Arial" w:cs="Arial"/>
        </w:rPr>
        <w:t xml:space="preserve"> las eficiencias máximas de clarificación (&gt;98%) se lograron con dosis bajas (0.5 g/L), alcanzando turbideces residuales de 2.7 y 2.9 NTU. Sin embargo, al incrementar la concentración hacia el límite axial superior (1.9 g/L), el rendimiento se deprimió significativamente (84.39%, dejando 24.5 NTU residuales). Este fenómeno demuestra empíricamente la reestabilización coloidal por sobredosificación (</w:t>
      </w:r>
      <w:r w:rsidRPr="008529C7">
        <w:rPr>
          <w:rFonts w:ascii="Arial" w:hAnsi="Arial" w:cs="Arial"/>
          <w:iCs/>
        </w:rPr>
        <w:t>overdosing</w:t>
      </w:r>
      <w:r w:rsidRPr="008529C7">
        <w:rPr>
          <w:rFonts w:ascii="Arial" w:hAnsi="Arial" w:cs="Arial"/>
        </w:rPr>
        <w:t>); un exceso de biopolímero satura prematuramente los sitios activos de las partículas de arcilla, provocando un impedimento estérico que recubre el coloide por completo e inhibe la formación de puentes interparticulares</w:t>
      </w:r>
      <w:r w:rsidR="007549AC" w:rsidRPr="008529C7">
        <w:rPr>
          <w:rFonts w:ascii="Arial" w:hAnsi="Arial" w:cs="Arial"/>
        </w:rPr>
        <w:t xml:space="preserve"> </w:t>
      </w:r>
      <w:sdt>
        <w:sdtPr>
          <w:rPr>
            <w:rFonts w:ascii="Arial" w:hAnsi="Arial" w:cs="Arial"/>
            <w:color w:val="000000"/>
          </w:rPr>
          <w:tag w:val="MENDELEY_CITATION_v3_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"/>
          <w:id w:val="1890757544"/>
          <w:placeholder>
            <w:docPart w:val="DefaultPlaceholder_-1854013440"/>
          </w:placeholder>
        </w:sdtPr>
        <w:sdtEndPr/>
        <w:sdtContent>
          <w:r w:rsidR="004A4E44" w:rsidRPr="004A4E44">
            <w:rPr>
              <w:rFonts w:ascii="Arial" w:hAnsi="Arial" w:cs="Arial"/>
              <w:color w:val="000000"/>
            </w:rPr>
            <w:t>(Choy et al., 2014)</w:t>
          </w:r>
        </w:sdtContent>
      </w:sdt>
      <w:r w:rsidRPr="008529C7">
        <w:rPr>
          <w:rFonts w:ascii="Arial" w:hAnsi="Arial" w:cs="Arial"/>
        </w:rPr>
        <w:t>.</w:t>
      </w:r>
      <w:r w:rsidR="00EC1C62" w:rsidRPr="008529C7">
        <w:rPr>
          <w:rFonts w:ascii="Arial" w:hAnsi="Arial" w:cs="Arial"/>
        </w:rPr>
        <w:t xml:space="preserve"> Si bien este nivel de remoción es sobresaliente, futuras investigaciones deberán evaluar cuantitativamente el impacto que la dosificación del hidrogel íntegro ejerce sobre la Demanda Química de Oxígeno (DQO) del agua clarificada, dado que el aporte de materia orgánica disuelta residual constituye una variable crítica que requiere monitoreo en biocoagulantes.</w:t>
      </w:r>
    </w:p>
    <w:p w14:paraId="679A179E" w14:textId="08FFE16F" w:rsidR="00136152" w:rsidRPr="008529C7" w:rsidRDefault="00EC1C62" w:rsidP="00EC1C62">
      <w:pPr>
        <w:pStyle w:val="Ttulo4"/>
        <w:rPr>
          <w:rFonts w:ascii="Arial" w:hAnsi="Arial" w:cs="Arial"/>
        </w:rPr>
      </w:pPr>
      <w:r w:rsidRPr="008529C7">
        <w:rPr>
          <w:rFonts w:ascii="Arial" w:hAnsi="Arial" w:cs="Arial"/>
        </w:rPr>
        <w:t xml:space="preserve">3.5.3. SINERGIA CINÉTICA (PRE-HIDRATACIÓN) Y CUMPLIMIENTO NORMATIVO </w:t>
      </w:r>
    </w:p>
    <w:p w14:paraId="69D008E1" w14:textId="29BC8C84" w:rsidR="00020FD7" w:rsidRPr="008529C7" w:rsidRDefault="00020FD7" w:rsidP="00670240">
      <w:pPr>
        <w:rPr>
          <w:rFonts w:ascii="Arial" w:hAnsi="Arial" w:cs="Arial"/>
        </w:rPr>
      </w:pPr>
      <w:r w:rsidRPr="008529C7">
        <w:rPr>
          <w:rFonts w:ascii="Arial" w:hAnsi="Arial" w:cs="Arial"/>
        </w:rPr>
        <w:t>La inclusión de la variable novedosa de diseño, el Tiempo de prehidratación (Factor B), justificó su hipótesis. Aunque su efecto lineal principal no fue absoluto</w:t>
      </w:r>
      <w:r w:rsidR="00B51F42" w:rsidRPr="008529C7">
        <w:rPr>
          <w:rFonts w:ascii="Arial" w:hAnsi="Arial" w:cs="Arial"/>
        </w:rPr>
        <w:t xml:space="preserve"> (p=0.0861</w:t>
      </w:r>
      <w:r w:rsidR="00DB0D3C" w:rsidRPr="008529C7">
        <w:rPr>
          <w:rFonts w:ascii="Arial" w:hAnsi="Arial" w:cs="Arial"/>
        </w:rPr>
        <w:t>)</w:t>
      </w:r>
      <w:r w:rsidRPr="008529C7">
        <w:rPr>
          <w:rFonts w:ascii="Arial" w:hAnsi="Arial" w:cs="Arial"/>
        </w:rPr>
        <w:t>, exhibió interacciones cruzadas altamente significativas con la dosis (</w:t>
      </w:r>
      <w:r w:rsidR="00216C8E" w:rsidRPr="008529C7">
        <w:rPr>
          <w:rFonts w:ascii="Arial" w:hAnsi="Arial" w:cs="Arial"/>
        </w:rPr>
        <w:t>p=0.002</w:t>
      </w:r>
      <w:r w:rsidR="00292759" w:rsidRPr="008529C7">
        <w:rPr>
          <w:rFonts w:ascii="Arial" w:hAnsi="Arial" w:cs="Arial"/>
        </w:rPr>
        <w:t>6</w:t>
      </w:r>
      <w:r w:rsidRPr="008529C7">
        <w:rPr>
          <w:rFonts w:ascii="Arial" w:hAnsi="Arial" w:cs="Arial"/>
        </w:rPr>
        <w:t xml:space="preserve">). </w:t>
      </w:r>
      <w:r w:rsidR="00EB5503" w:rsidRPr="008529C7">
        <w:rPr>
          <w:rFonts w:ascii="Arial" w:hAnsi="Arial" w:cs="Arial"/>
        </w:rPr>
        <w:t xml:space="preserve">La evidencia empírica demostró que, bajo la dosis óptima (0.5 g/L), el sistema es sumamente robusto y el tiempo de espera </w:t>
      </w:r>
      <w:r w:rsidR="00F03BD0" w:rsidRPr="008529C7">
        <w:rPr>
          <w:rFonts w:ascii="Arial" w:hAnsi="Arial" w:cs="Arial"/>
        </w:rPr>
        <w:t xml:space="preserve">antes del mezclado </w:t>
      </w:r>
      <w:r w:rsidR="00EB5503" w:rsidRPr="008529C7">
        <w:rPr>
          <w:rFonts w:ascii="Arial" w:hAnsi="Arial" w:cs="Arial"/>
        </w:rPr>
        <w:t>no genera variaciones críticas, logrando siempre remociones excelentes (&gt; 96%). Sin embargo, bajo un escenario de dosificación subóptima por exceso (1.5 g/L), prolongar la prehidratación resulta significativamente perjudicial, reduciendo la eficiencia desde un 93% hasta un 87%</w:t>
      </w:r>
      <w:r w:rsidRPr="008529C7">
        <w:rPr>
          <w:rFonts w:ascii="Arial" w:hAnsi="Arial" w:cs="Arial"/>
        </w:rPr>
        <w:t>.</w:t>
      </w:r>
    </w:p>
    <w:p w14:paraId="6CF1821E" w14:textId="2610EBF8" w:rsidR="00136152" w:rsidRPr="008529C7" w:rsidRDefault="00020FD7" w:rsidP="00670240">
      <w:pPr>
        <w:rPr>
          <w:rFonts w:ascii="Arial" w:hAnsi="Arial" w:cs="Arial"/>
          <w:color w:val="000000"/>
        </w:rPr>
      </w:pPr>
      <w:r w:rsidRPr="008529C7">
        <w:rPr>
          <w:rFonts w:ascii="Arial" w:hAnsi="Arial" w:cs="Arial"/>
        </w:rPr>
        <w:t>Desde una perspectiva de ingeniería sanitaria aplicada, la optimización de este sistema rudimentario, natural y de bajo costo logró reducir una matriz lótica compleja desde 165 NTU hasta niveles inferiores a 3 NTU. Este resultado es de un</w:t>
      </w:r>
      <w:r w:rsidR="00B425D9" w:rsidRPr="008529C7">
        <w:rPr>
          <w:rFonts w:ascii="Arial" w:hAnsi="Arial" w:cs="Arial"/>
        </w:rPr>
        <w:t xml:space="preserve"> gran</w:t>
      </w:r>
      <w:r w:rsidRPr="008529C7">
        <w:rPr>
          <w:rFonts w:ascii="Arial" w:hAnsi="Arial" w:cs="Arial"/>
        </w:rPr>
        <w:t xml:space="preserve"> impact</w:t>
      </w:r>
      <w:r w:rsidR="00B425D9" w:rsidRPr="008529C7">
        <w:rPr>
          <w:rFonts w:ascii="Arial" w:hAnsi="Arial" w:cs="Arial"/>
        </w:rPr>
        <w:t>o</w:t>
      </w:r>
      <w:r w:rsidRPr="008529C7">
        <w:rPr>
          <w:rFonts w:ascii="Arial" w:hAnsi="Arial" w:cs="Arial"/>
        </w:rPr>
        <w:t>, ya que satisface de manera estricta los estándares y directrices internacionales de la Organización Mundial de la Salud (OMS), los cuales exigen que el agua tratada presente una turbidez final inferior a 5 NTU para ser apta en los esquemas de potabilización</w:t>
      </w:r>
      <w:r w:rsidR="008D1D14" w:rsidRPr="008529C7">
        <w:rPr>
          <w:rFonts w:ascii="Arial" w:hAnsi="Arial" w:cs="Arial"/>
        </w:rPr>
        <w:t xml:space="preserve"> </w:t>
      </w:r>
      <w:sdt>
        <w:sdtPr>
          <w:rPr>
            <w:rFonts w:ascii="Arial" w:hAnsi="Arial" w:cs="Arial"/>
            <w:color w:val="000000"/>
          </w:rPr>
          <w:tag w:val="MENDELEY_CITATION_v3_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"/>
          <w:id w:val="-377095473"/>
          <w:placeholder>
            <w:docPart w:val="DefaultPlaceholder_-1854013440"/>
          </w:placeholder>
        </w:sdtPr>
        <w:sdtEndPr/>
        <w:sdtContent>
          <w:r w:rsidR="004A4E44" w:rsidRPr="004A4E44">
            <w:rPr>
              <w:rFonts w:ascii="Arial" w:hAnsi="Arial" w:cs="Arial"/>
              <w:color w:val="000000"/>
            </w:rPr>
            <w:t>(World Health Organization, 2017).</w:t>
          </w:r>
        </w:sdtContent>
      </w:sdt>
    </w:p>
    <w:p w14:paraId="1832D750" w14:textId="77777777" w:rsidR="00C476CE" w:rsidRPr="008529C7" w:rsidRDefault="00E22EE4" w:rsidP="00C476CE">
      <w:pPr>
        <w:keepNext/>
      </w:pPr>
      <w:r w:rsidRPr="008529C7">
        <w:rPr>
          <w:rFonts w:ascii="Arial" w:hAnsi="Arial" w:cs="Arial"/>
          <w:noProof/>
        </w:rPr>
        <w:lastRenderedPageBreak/>
        <w:drawing>
          <wp:inline distT="0" distB="0" distL="0" distR="0" wp14:anchorId="0DD1AD71" wp14:editId="00181009">
            <wp:extent cx="5486400" cy="3556000"/>
            <wp:effectExtent l="0" t="0" r="0" b="6350"/>
            <wp:docPr id="2023907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07926" name=""/>
                    <pic:cNvPicPr/>
                  </pic:nvPicPr>
                  <pic:blipFill>
                    <a:blip r:embed="rId26"/>
                    <a:stretch>
                      <a:fillRect/>
                    </a:stretch>
                  </pic:blipFill>
                  <pic:spPr>
                    <a:xfrm>
                      <a:off x="0" y="0"/>
                      <a:ext cx="5486400" cy="3556000"/>
                    </a:xfrm>
                    <a:prstGeom prst="rect">
                      <a:avLst/>
                    </a:prstGeom>
                  </pic:spPr>
                </pic:pic>
              </a:graphicData>
            </a:graphic>
          </wp:inline>
        </w:drawing>
      </w:r>
    </w:p>
    <w:p w14:paraId="1B23B1E1" w14:textId="69DE9C1A" w:rsidR="00C476CE" w:rsidRPr="008529C7" w:rsidRDefault="00C476CE" w:rsidP="00C476CE">
      <w:pPr>
        <w:rPr>
          <w:rFonts w:ascii="Arial" w:hAnsi="Arial" w:cs="Arial"/>
          <w:i/>
          <w:iCs/>
          <w:color w:val="000000"/>
        </w:rPr>
      </w:pPr>
      <w:r w:rsidRPr="008529C7">
        <w:rPr>
          <w:rFonts w:ascii="Arial" w:hAnsi="Arial" w:cs="Arial"/>
          <w:i/>
          <w:iCs/>
          <w:color w:val="000000"/>
        </w:rPr>
        <w:t xml:space="preserve">Figura </w:t>
      </w:r>
      <w:r w:rsidRPr="008529C7">
        <w:rPr>
          <w:rFonts w:ascii="Arial" w:hAnsi="Arial" w:cs="Arial"/>
          <w:i/>
          <w:iCs/>
          <w:color w:val="000000"/>
        </w:rPr>
        <w:fldChar w:fldCharType="begin"/>
      </w:r>
      <w:r w:rsidRPr="008529C7">
        <w:rPr>
          <w:rFonts w:ascii="Arial" w:hAnsi="Arial" w:cs="Arial"/>
          <w:i/>
          <w:iCs/>
          <w:color w:val="000000"/>
        </w:rPr>
        <w:instrText xml:space="preserve"> SEQ Figura \* ARABIC </w:instrText>
      </w:r>
      <w:r w:rsidRPr="008529C7">
        <w:rPr>
          <w:rFonts w:ascii="Arial" w:hAnsi="Arial" w:cs="Arial"/>
          <w:i/>
          <w:iCs/>
          <w:color w:val="000000"/>
        </w:rPr>
        <w:fldChar w:fldCharType="separate"/>
      </w:r>
      <w:r w:rsidRPr="008529C7">
        <w:rPr>
          <w:rFonts w:ascii="Arial" w:hAnsi="Arial" w:cs="Arial"/>
          <w:i/>
          <w:iCs/>
          <w:color w:val="000000"/>
        </w:rPr>
        <w:t>9</w:t>
      </w:r>
      <w:r w:rsidRPr="008529C7">
        <w:rPr>
          <w:rFonts w:ascii="Arial" w:hAnsi="Arial" w:cs="Arial"/>
          <w:i/>
          <w:iCs/>
          <w:color w:val="000000"/>
        </w:rPr>
        <w:fldChar w:fldCharType="end"/>
      </w:r>
      <w:r w:rsidRPr="008529C7">
        <w:rPr>
          <w:rFonts w:ascii="Arial" w:hAnsi="Arial" w:cs="Arial"/>
          <w:i/>
          <w:iCs/>
          <w:color w:val="000000"/>
        </w:rPr>
        <w:t>: Superficie de respuesta 3D del modelo cuadrático (CCD, Etapa 4) mostrando el efecto combinado de la Dosis y el Tiempo de prehidratación sobre la remoción de turbidez en el afluente real del Río Vaqueros. Se visualiza el comportamiento parabólico de la Dosis y el óptimo global del sistema.</w:t>
      </w:r>
    </w:p>
    <w:bookmarkEnd w:id="60"/>
    <w:p w14:paraId="5FD21272" w14:textId="7CC61A6F" w:rsidR="00686F35" w:rsidRPr="008529C7" w:rsidRDefault="000E321F" w:rsidP="000E321F">
      <w:pPr>
        <w:pStyle w:val="Ttulo2"/>
        <w:rPr>
          <w:rFonts w:ascii="Arial" w:hAnsi="Arial" w:cs="Arial"/>
        </w:rPr>
      </w:pPr>
      <w:r w:rsidRPr="008529C7">
        <w:rPr>
          <w:rFonts w:ascii="Arial" w:hAnsi="Arial" w:cs="Arial"/>
        </w:rPr>
        <w:t>4. CONCLUSIONES</w:t>
      </w:r>
    </w:p>
    <w:p w14:paraId="274BA88E" w14:textId="093B87CD" w:rsidR="00686F35" w:rsidRPr="008529C7" w:rsidRDefault="00686F35" w:rsidP="00670240">
      <w:pPr>
        <w:rPr>
          <w:rFonts w:ascii="Arial" w:hAnsi="Arial" w:cs="Arial"/>
        </w:rPr>
      </w:pPr>
      <w:r w:rsidRPr="008529C7">
        <w:rPr>
          <w:rFonts w:ascii="Arial" w:hAnsi="Arial" w:cs="Arial"/>
        </w:rPr>
        <w:t xml:space="preserve">El presente trabajo demostró, a través de un diseño experimental multietapa, que el mucílago de </w:t>
      </w:r>
      <w:r w:rsidRPr="008529C7">
        <w:rPr>
          <w:rFonts w:ascii="Arial" w:hAnsi="Arial" w:cs="Arial"/>
          <w:i/>
          <w:iCs/>
        </w:rPr>
        <w:t>Opuntia ficus-indica</w:t>
      </w:r>
      <w:r w:rsidRPr="008529C7">
        <w:rPr>
          <w:rFonts w:ascii="Arial" w:hAnsi="Arial" w:cs="Arial"/>
        </w:rPr>
        <w:t xml:space="preserve"> constituye un biocoagulante técnicamente viable para la clarificación de aguas superficiales naturales, siempre que se controlen las variables críticas de extracción, conservación y dosificación. Las principales conclusiones derivadas de esta investigación son:</w:t>
      </w:r>
    </w:p>
    <w:p w14:paraId="12290B2E" w14:textId="03253190" w:rsidR="00686F35" w:rsidRPr="008529C7" w:rsidRDefault="00686F35" w:rsidP="00670240">
      <w:pPr>
        <w:rPr>
          <w:rFonts w:ascii="Arial" w:hAnsi="Arial" w:cs="Arial"/>
        </w:rPr>
      </w:pPr>
      <w:r w:rsidRPr="008529C7">
        <w:rPr>
          <w:rFonts w:ascii="Arial" w:hAnsi="Arial" w:cs="Arial"/>
        </w:rPr>
        <w:t xml:space="preserve">1. </w:t>
      </w:r>
      <w:r w:rsidRPr="008529C7">
        <w:rPr>
          <w:rFonts w:ascii="Arial" w:hAnsi="Arial" w:cs="Arial"/>
          <w:b/>
          <w:bCs/>
        </w:rPr>
        <w:t>El extracto líquido del mucílago es operativamente inviable como método de almacenamiento.</w:t>
      </w:r>
      <w:r w:rsidRPr="008529C7">
        <w:rPr>
          <w:rFonts w:ascii="Arial" w:hAnsi="Arial" w:cs="Arial"/>
        </w:rPr>
        <w:t xml:space="preserve"> El tiempo de reposo fue el único factor estadísticamente significativo (p = 0.0002) sobre la remoción de turbidez en fase líquida, con una caída de eficiencia del 93% al 83% en apenas 4 horas. La rápida degradación biológica del biopolímero en medio acuoso descarta su uso práctico sin una etapa de estabilización posterior.</w:t>
      </w:r>
    </w:p>
    <w:p w14:paraId="21E95245" w14:textId="401DA5D3" w:rsidR="00686F35" w:rsidRPr="008529C7" w:rsidRDefault="00686F35" w:rsidP="00670240">
      <w:pPr>
        <w:rPr>
          <w:rFonts w:ascii="Arial" w:hAnsi="Arial" w:cs="Arial"/>
        </w:rPr>
      </w:pPr>
      <w:r w:rsidRPr="008529C7">
        <w:rPr>
          <w:rFonts w:ascii="Arial" w:hAnsi="Arial" w:cs="Arial"/>
        </w:rPr>
        <w:t xml:space="preserve">2. </w:t>
      </w:r>
      <w:r w:rsidRPr="008529C7">
        <w:rPr>
          <w:rFonts w:ascii="Arial" w:hAnsi="Arial" w:cs="Arial"/>
          <w:b/>
          <w:bCs/>
        </w:rPr>
        <w:t>La purificación química del biopolímero no justifica su costo operativo.</w:t>
      </w:r>
      <w:r w:rsidRPr="008529C7">
        <w:rPr>
          <w:rFonts w:ascii="Arial" w:hAnsi="Arial" w:cs="Arial"/>
        </w:rPr>
        <w:t xml:space="preserve"> Si bien los polvos purificados con etanol y NaCl alcanzaron eficiencias del 89–91% tras activación térmica por ebullición, el polvo de secado directo a 50 °C presentó un rendimiento estable (84–87%) sin requerimientos energéticos adicionales. Dado que el extracto fresco del cladodio superó empíricamente el 93% de remoción, las purificaciones químicas resultan técnica y económicamente redundantes para el contexto de aplicación rural descentralizado.</w:t>
      </w:r>
    </w:p>
    <w:p w14:paraId="7101E446" w14:textId="2B41578C" w:rsidR="00686F35" w:rsidRPr="008529C7" w:rsidRDefault="00686F35" w:rsidP="00670240">
      <w:pPr>
        <w:rPr>
          <w:rFonts w:ascii="Arial" w:hAnsi="Arial" w:cs="Arial"/>
        </w:rPr>
      </w:pPr>
      <w:r w:rsidRPr="008529C7">
        <w:rPr>
          <w:rFonts w:ascii="Arial" w:hAnsi="Arial" w:cs="Arial"/>
        </w:rPr>
        <w:t xml:space="preserve">3. </w:t>
      </w:r>
      <w:r w:rsidRPr="008529C7">
        <w:rPr>
          <w:rFonts w:ascii="Arial" w:hAnsi="Arial" w:cs="Arial"/>
          <w:b/>
          <w:bCs/>
        </w:rPr>
        <w:t>La senescencia poscosecha del cladodio condiciona de manera determinante la eficiencia del biocoagulante</w:t>
      </w:r>
      <w:r w:rsidRPr="008529C7">
        <w:rPr>
          <w:rFonts w:ascii="Arial" w:hAnsi="Arial" w:cs="Arial"/>
        </w:rPr>
        <w:t xml:space="preserve">, exigiendo un ajuste dinámico de la dosis en función del </w:t>
      </w:r>
      <w:r w:rsidRPr="008529C7">
        <w:rPr>
          <w:rFonts w:ascii="Arial" w:hAnsi="Arial" w:cs="Arial"/>
        </w:rPr>
        <w:lastRenderedPageBreak/>
        <w:t>tiempo de almacenamiento y la carga coloidal del afluente. La interacción significativa entre estos factores (p = 0.0331 y p = 0.0120) impide la definición de una dosificación universal estática. El clasificador de Regresión Logística polinómica entrenado con estos datos predijo la viabilidad del tratamiento con exactitud perfecta (</w:t>
      </w:r>
      <w:r w:rsidRPr="008529C7">
        <w:rPr>
          <w:rFonts w:ascii="Arial" w:hAnsi="Arial" w:cs="Arial"/>
          <w:i/>
          <w:iCs/>
        </w:rPr>
        <w:t>Accuracy</w:t>
      </w:r>
      <w:r w:rsidRPr="008529C7">
        <w:rPr>
          <w:rFonts w:ascii="Arial" w:hAnsi="Arial" w:cs="Arial"/>
        </w:rPr>
        <w:t xml:space="preserve"> = 1.00), validando su potencial como herramienta de decisión operativa en tiempo real.</w:t>
      </w:r>
    </w:p>
    <w:p w14:paraId="08EC14EE" w14:textId="1F975CCF" w:rsidR="00686F35" w:rsidRPr="008529C7" w:rsidRDefault="00686F35" w:rsidP="00670240">
      <w:pPr>
        <w:rPr>
          <w:rFonts w:ascii="Arial" w:hAnsi="Arial" w:cs="Arial"/>
        </w:rPr>
      </w:pPr>
      <w:r w:rsidRPr="008529C7">
        <w:rPr>
          <w:rFonts w:ascii="Arial" w:hAnsi="Arial" w:cs="Arial"/>
        </w:rPr>
        <w:t xml:space="preserve">4. </w:t>
      </w:r>
      <w:r w:rsidRPr="008529C7">
        <w:rPr>
          <w:rFonts w:ascii="Arial" w:hAnsi="Arial" w:cs="Arial"/>
          <w:b/>
          <w:bCs/>
        </w:rPr>
        <w:t>El método de extracción del biopolímero es el factor más crítico para el desempeño en matrices naturales.</w:t>
      </w:r>
      <w:r w:rsidRPr="008529C7">
        <w:rPr>
          <w:rFonts w:ascii="Arial" w:hAnsi="Arial" w:cs="Arial"/>
        </w:rPr>
        <w:t xml:space="preserve"> La extracción por alto cizallamiento mecánico (licuado) indujo una despolimerización que limitó la remoción al ~70% en el afluente fluvial real (~160 NTU). En contraste, la extracción del hidrogel íntegro mediante hidratación estática y bajo cizallamiento preservó la arquitectura macromolecular del biopolímero, alcanzando remociones superiores al 98% y turbideces residuales inferiores a 3 NTU (a una dosis óptima de 0.5 g/L), cumpliendo plenamente las directrices de la OMS (&lt;5 NTU).</w:t>
      </w:r>
    </w:p>
    <w:p w14:paraId="74CDD00F" w14:textId="300DC8C7" w:rsidR="00686F35" w:rsidRPr="008529C7" w:rsidRDefault="00686F35" w:rsidP="00670240">
      <w:pPr>
        <w:rPr>
          <w:rFonts w:ascii="Arial" w:hAnsi="Arial" w:cs="Arial"/>
        </w:rPr>
      </w:pPr>
      <w:r w:rsidRPr="008529C7">
        <w:rPr>
          <w:rFonts w:ascii="Arial" w:hAnsi="Arial" w:cs="Arial"/>
        </w:rPr>
        <w:t xml:space="preserve">En su conjunto, estos resultados establecen que la combinación de una extracción de bajo cizallamiento, una dosis conservadora (0.5 g/L) y una etapa de prehidratación estática permite que un sistema rudimentario, natural y de bajo costo reduzca la turbidez de un afluente fluvial complejo desde ~160 NTU hasta niveles aptos para potabilización (&lt;3 NTU). La integración de algoritmos predictivos de </w:t>
      </w:r>
      <w:r w:rsidRPr="008529C7">
        <w:rPr>
          <w:rFonts w:ascii="Arial" w:hAnsi="Arial" w:cs="Arial"/>
          <w:i/>
          <w:iCs/>
        </w:rPr>
        <w:t>Machine Learning</w:t>
      </w:r>
      <w:r w:rsidR="00CA3632" w:rsidRPr="008529C7">
        <w:rPr>
          <w:rFonts w:ascii="Arial" w:hAnsi="Arial" w:cs="Arial"/>
          <w:i/>
          <w:iCs/>
        </w:rPr>
        <w:t xml:space="preserve"> </w:t>
      </w:r>
      <w:r w:rsidRPr="008529C7">
        <w:rPr>
          <w:rFonts w:ascii="Arial" w:hAnsi="Arial" w:cs="Arial"/>
        </w:rPr>
        <w:t>con la optimización mediante RSM ofrece un marco metodológico reproducible para escalar esta tecnología hacia plantas potabilizadoras rurales y periurbanas, donde la sostenibilidad económica y ambiental del tratamiento es una condición sine qua non.</w:t>
      </w:r>
    </w:p>
    <w:p w14:paraId="63F30187" w14:textId="21E9331C" w:rsidR="00020FD7" w:rsidRPr="008529C7" w:rsidRDefault="00136152" w:rsidP="00670240">
      <w:pPr>
        <w:pStyle w:val="Ttulo2"/>
        <w:rPr>
          <w:rFonts w:ascii="Arial" w:hAnsi="Arial" w:cs="Arial"/>
        </w:rPr>
      </w:pPr>
      <w:r w:rsidRPr="008529C7">
        <w:rPr>
          <w:rFonts w:ascii="Arial" w:hAnsi="Arial" w:cs="Arial"/>
        </w:rPr>
        <w:t>BIBLIOGRAFIA</w:t>
      </w:r>
    </w:p>
    <w:sdt>
      <w:sdtPr>
        <w:rPr>
          <w:rFonts w:ascii="Arial" w:hAnsi="Arial" w:cs="Arial"/>
          <w:color w:val="000000"/>
        </w:rPr>
        <w:tag w:val="MENDELEY_BIBLIOGRAPHY"/>
        <w:id w:val="-425501712"/>
        <w:placeholder>
          <w:docPart w:val="DefaultPlaceholder_-1854013440"/>
        </w:placeholder>
      </w:sdtPr>
      <w:sdtEndPr/>
      <w:sdtContent>
        <w:p w14:paraId="10D36CCD" w14:textId="77777777" w:rsidR="00EF5E0E" w:rsidRPr="008529C7" w:rsidRDefault="00EF5E0E">
          <w:pPr>
            <w:autoSpaceDE w:val="0"/>
            <w:autoSpaceDN w:val="0"/>
            <w:ind w:hanging="480"/>
            <w:divId w:val="50546713"/>
            <w:rPr>
              <w:rFonts w:ascii="Arial" w:eastAsia="Times New Roman" w:hAnsi="Arial" w:cs="Arial"/>
              <w:color w:val="000000"/>
              <w:szCs w:val="24"/>
            </w:rPr>
          </w:pPr>
          <w:r w:rsidRPr="008529C7">
            <w:rPr>
              <w:rFonts w:ascii="Arial" w:eastAsia="Times New Roman" w:hAnsi="Arial" w:cs="Arial"/>
              <w:color w:val="000000"/>
            </w:rPr>
            <w:t xml:space="preserve">Almazán, J. E., &amp; Romero, E. M. (2018). </w:t>
          </w:r>
          <w:r w:rsidRPr="008529C7">
            <w:rPr>
              <w:rFonts w:ascii="Arial" w:eastAsia="Times New Roman" w:hAnsi="Arial" w:cs="Arial"/>
              <w:i/>
              <w:iCs/>
              <w:color w:val="000000"/>
            </w:rPr>
            <w:t>Diferentes maneras de uso de un clarificante natural en procesos de potabilización de aguas turbias</w:t>
          </w:r>
          <w:r w:rsidRPr="008529C7">
            <w:rPr>
              <w:rFonts w:ascii="Arial" w:eastAsia="Times New Roman" w:hAnsi="Arial" w:cs="Arial"/>
              <w:color w:val="000000"/>
            </w:rPr>
            <w:t>.</w:t>
          </w:r>
        </w:p>
        <w:p w14:paraId="1A019D63" w14:textId="77777777" w:rsidR="00EF5E0E" w:rsidRPr="008529C7" w:rsidRDefault="00EF5E0E">
          <w:pPr>
            <w:autoSpaceDE w:val="0"/>
            <w:autoSpaceDN w:val="0"/>
            <w:ind w:hanging="480"/>
            <w:divId w:val="1920405272"/>
            <w:rPr>
              <w:rFonts w:ascii="Arial" w:eastAsia="Times New Roman" w:hAnsi="Arial" w:cs="Arial"/>
              <w:color w:val="000000"/>
            </w:rPr>
          </w:pPr>
          <w:r w:rsidRPr="008529C7">
            <w:rPr>
              <w:rFonts w:ascii="Arial" w:eastAsia="Times New Roman" w:hAnsi="Arial" w:cs="Arial"/>
              <w:color w:val="000000"/>
            </w:rPr>
            <w:t xml:space="preserve">Bedoya, A. G., Clemente, A. R., https://dialnet.unirioja.es/servlet/autor?codigo=6457796, &amp; https://dialnet.unirioja.es/servlet/autor?codigo=6457797. (2024). Coagulant and flocculant effect of Opuntia ficus-indica in water treatment. </w:t>
          </w:r>
          <w:r w:rsidRPr="008529C7">
            <w:rPr>
              <w:rFonts w:ascii="Arial" w:eastAsia="Times New Roman" w:hAnsi="Arial" w:cs="Arial"/>
              <w:i/>
              <w:iCs/>
              <w:color w:val="000000"/>
            </w:rPr>
            <w:t>Afinidad: Revista de Química Teórica y Aplicada, ISSN 0001-9704, Vol. 81, N</w:t>
          </w:r>
          <w:r w:rsidRPr="008529C7">
            <w:rPr>
              <w:rFonts w:ascii="Arial" w:eastAsia="Times New Roman" w:hAnsi="Arial" w:cs="Arial"/>
              <w:i/>
              <w:iCs/>
              <w:color w:val="000000"/>
              <w:vertAlign w:val="superscript"/>
            </w:rPr>
            <w:t>o</w:t>
          </w:r>
          <w:r w:rsidRPr="008529C7">
            <w:rPr>
              <w:rFonts w:ascii="Arial" w:eastAsia="Times New Roman" w:hAnsi="Arial" w:cs="Arial"/>
              <w:i/>
              <w:iCs/>
              <w:color w:val="000000"/>
            </w:rPr>
            <w:t>. 602, 2024, Págs. 112-122</w:t>
          </w:r>
          <w:r w:rsidRPr="008529C7">
            <w:rPr>
              <w:rFonts w:ascii="Arial" w:eastAsia="Times New Roman" w:hAnsi="Arial" w:cs="Arial"/>
              <w:color w:val="000000"/>
            </w:rPr>
            <w:t xml:space="preserve">, </w:t>
          </w:r>
          <w:r w:rsidRPr="008529C7">
            <w:rPr>
              <w:rFonts w:ascii="Arial" w:eastAsia="Times New Roman" w:hAnsi="Arial" w:cs="Arial"/>
              <w:i/>
              <w:iCs/>
              <w:color w:val="000000"/>
            </w:rPr>
            <w:t>81</w:t>
          </w:r>
          <w:r w:rsidRPr="008529C7">
            <w:rPr>
              <w:rFonts w:ascii="Arial" w:eastAsia="Times New Roman" w:hAnsi="Arial" w:cs="Arial"/>
              <w:color w:val="000000"/>
            </w:rPr>
            <w:t>(602), 112–122. https://dialnet.unirioja.es/servlet/articulo?codigo=9556187&amp;info=resumen&amp;idioma=SPA</w:t>
          </w:r>
        </w:p>
        <w:p w14:paraId="4AFF992F" w14:textId="77777777" w:rsidR="00EF5E0E" w:rsidRPr="008529C7" w:rsidRDefault="00EF5E0E">
          <w:pPr>
            <w:autoSpaceDE w:val="0"/>
            <w:autoSpaceDN w:val="0"/>
            <w:ind w:hanging="480"/>
            <w:divId w:val="1826630747"/>
            <w:rPr>
              <w:rFonts w:ascii="Arial" w:eastAsia="Times New Roman" w:hAnsi="Arial" w:cs="Arial"/>
              <w:color w:val="000000"/>
            </w:rPr>
          </w:pPr>
          <w:r w:rsidRPr="008529C7">
            <w:rPr>
              <w:rFonts w:ascii="Arial" w:eastAsia="Times New Roman" w:hAnsi="Arial" w:cs="Arial"/>
              <w:color w:val="000000"/>
            </w:rPr>
            <w:t xml:space="preserve">Carmen Fernández-Martínez, M., Jiménez-Martínez, C., Rosalía Jaime-Fonseca, M., Alamilla-Beltrán, L., Politécnico Nacional, I., Nacional de Ciencias Biológicas, E., Massieu, W., Adolfo López Mateos, U., Madero, G. A., &amp; de México, C. C. (2024). Extraction of Purple Prickly Pear (Opuntia ficus-indica) Mucilage by Microfiltration, Composition, and Physicochemical Characteristics. </w:t>
          </w:r>
          <w:r w:rsidRPr="008529C7">
            <w:rPr>
              <w:rFonts w:ascii="Arial" w:eastAsia="Times New Roman" w:hAnsi="Arial" w:cs="Arial"/>
              <w:i/>
              <w:iCs/>
              <w:color w:val="000000"/>
            </w:rPr>
            <w:t>Polymers 2024, Vol. 16, Page 3383</w:t>
          </w:r>
          <w:r w:rsidRPr="008529C7">
            <w:rPr>
              <w:rFonts w:ascii="Arial" w:eastAsia="Times New Roman" w:hAnsi="Arial" w:cs="Arial"/>
              <w:color w:val="000000"/>
            </w:rPr>
            <w:t xml:space="preserve">, </w:t>
          </w:r>
          <w:r w:rsidRPr="008529C7">
            <w:rPr>
              <w:rFonts w:ascii="Arial" w:eastAsia="Times New Roman" w:hAnsi="Arial" w:cs="Arial"/>
              <w:i/>
              <w:iCs/>
              <w:color w:val="000000"/>
            </w:rPr>
            <w:t>16</w:t>
          </w:r>
          <w:r w:rsidRPr="008529C7">
            <w:rPr>
              <w:rFonts w:ascii="Arial" w:eastAsia="Times New Roman" w:hAnsi="Arial" w:cs="Arial"/>
              <w:color w:val="000000"/>
            </w:rPr>
            <w:t>(23), 3383. https://doi.org/10.3390/POLYM16233383</w:t>
          </w:r>
        </w:p>
        <w:p w14:paraId="4AA47F15" w14:textId="77777777" w:rsidR="00EF5E0E" w:rsidRPr="008529C7" w:rsidRDefault="00EF5E0E">
          <w:pPr>
            <w:autoSpaceDE w:val="0"/>
            <w:autoSpaceDN w:val="0"/>
            <w:ind w:hanging="480"/>
            <w:divId w:val="1800612140"/>
            <w:rPr>
              <w:rFonts w:ascii="Arial" w:eastAsia="Times New Roman" w:hAnsi="Arial" w:cs="Arial"/>
              <w:color w:val="000000"/>
            </w:rPr>
          </w:pPr>
          <w:r w:rsidRPr="008529C7">
            <w:rPr>
              <w:rFonts w:ascii="Arial" w:eastAsia="Times New Roman" w:hAnsi="Arial" w:cs="Arial"/>
              <w:color w:val="000000"/>
            </w:rPr>
            <w:t xml:space="preserve">Choque-Quispe, Y., Solano-Reynoso, A. M., Dueñas-Valcarcel, C. E., Arostegui-Leon, E., Rodriguez-Cardenas, L., &amp; Choque-Quispe, D. (2026). Application of Nostoc sphaericum and Opuntia ficus-indica Mucilage in the Coagulation–Flocculation Process of Sanitary Landfill Leachate: An Optimization Study. </w:t>
          </w:r>
          <w:r w:rsidRPr="008529C7">
            <w:rPr>
              <w:rFonts w:ascii="Arial" w:eastAsia="Times New Roman" w:hAnsi="Arial" w:cs="Arial"/>
              <w:i/>
              <w:iCs/>
              <w:color w:val="000000"/>
            </w:rPr>
            <w:t>Polymers</w:t>
          </w:r>
          <w:r w:rsidRPr="008529C7">
            <w:rPr>
              <w:rFonts w:ascii="Arial" w:eastAsia="Times New Roman" w:hAnsi="Arial" w:cs="Arial"/>
              <w:color w:val="000000"/>
            </w:rPr>
            <w:t xml:space="preserve">, </w:t>
          </w:r>
          <w:r w:rsidRPr="008529C7">
            <w:rPr>
              <w:rFonts w:ascii="Arial" w:eastAsia="Times New Roman" w:hAnsi="Arial" w:cs="Arial"/>
              <w:i/>
              <w:iCs/>
              <w:color w:val="000000"/>
            </w:rPr>
            <w:t>18</w:t>
          </w:r>
          <w:r w:rsidRPr="008529C7">
            <w:rPr>
              <w:rFonts w:ascii="Arial" w:eastAsia="Times New Roman" w:hAnsi="Arial" w:cs="Arial"/>
              <w:color w:val="000000"/>
            </w:rPr>
            <w:t>(4), 474. https://doi.org/10.3390/POLYM18040474/S1</w:t>
          </w:r>
        </w:p>
        <w:p w14:paraId="23AC2EC2" w14:textId="77777777" w:rsidR="00EF5E0E" w:rsidRPr="008529C7" w:rsidRDefault="00EF5E0E">
          <w:pPr>
            <w:autoSpaceDE w:val="0"/>
            <w:autoSpaceDN w:val="0"/>
            <w:ind w:hanging="480"/>
            <w:divId w:val="1679652946"/>
            <w:rPr>
              <w:rFonts w:ascii="Arial" w:eastAsia="Times New Roman" w:hAnsi="Arial" w:cs="Arial"/>
              <w:color w:val="000000"/>
            </w:rPr>
          </w:pPr>
          <w:r w:rsidRPr="008529C7">
            <w:rPr>
              <w:rFonts w:ascii="Arial" w:eastAsia="Times New Roman" w:hAnsi="Arial" w:cs="Arial"/>
              <w:color w:val="000000"/>
            </w:rPr>
            <w:t xml:space="preserve">Choudhary, M., Ray, M. B., &amp; Neogi, S. (2019). Evaluation of the potential application of cactus (Opuntia ficus-indica) as a bio-coagulant for pre-treatment of oil sands </w:t>
          </w:r>
          <w:r w:rsidRPr="008529C7">
            <w:rPr>
              <w:rFonts w:ascii="Arial" w:eastAsia="Times New Roman" w:hAnsi="Arial" w:cs="Arial"/>
              <w:color w:val="000000"/>
            </w:rPr>
            <w:lastRenderedPageBreak/>
            <w:t xml:space="preserve">process-affected water. </w:t>
          </w:r>
          <w:r w:rsidRPr="008529C7">
            <w:rPr>
              <w:rFonts w:ascii="Arial" w:eastAsia="Times New Roman" w:hAnsi="Arial" w:cs="Arial"/>
              <w:i/>
              <w:iCs/>
              <w:color w:val="000000"/>
            </w:rPr>
            <w:t>Separation and Purification Technology</w:t>
          </w:r>
          <w:r w:rsidRPr="008529C7">
            <w:rPr>
              <w:rFonts w:ascii="Arial" w:eastAsia="Times New Roman" w:hAnsi="Arial" w:cs="Arial"/>
              <w:color w:val="000000"/>
            </w:rPr>
            <w:t xml:space="preserve">, </w:t>
          </w:r>
          <w:r w:rsidRPr="008529C7">
            <w:rPr>
              <w:rFonts w:ascii="Arial" w:eastAsia="Times New Roman" w:hAnsi="Arial" w:cs="Arial"/>
              <w:i/>
              <w:iCs/>
              <w:color w:val="000000"/>
            </w:rPr>
            <w:t>209</w:t>
          </w:r>
          <w:r w:rsidRPr="008529C7">
            <w:rPr>
              <w:rFonts w:ascii="Arial" w:eastAsia="Times New Roman" w:hAnsi="Arial" w:cs="Arial"/>
              <w:color w:val="000000"/>
            </w:rPr>
            <w:t>, 714–724. https://doi.org/https://doi.org/10.1016/j.seppur.2018.09.033</w:t>
          </w:r>
        </w:p>
        <w:p w14:paraId="1F8A920F" w14:textId="77777777" w:rsidR="00EF5E0E" w:rsidRPr="008529C7" w:rsidRDefault="00EF5E0E">
          <w:pPr>
            <w:autoSpaceDE w:val="0"/>
            <w:autoSpaceDN w:val="0"/>
            <w:ind w:hanging="480"/>
            <w:divId w:val="221673151"/>
            <w:rPr>
              <w:rFonts w:ascii="Arial" w:eastAsia="Times New Roman" w:hAnsi="Arial" w:cs="Arial"/>
              <w:color w:val="000000"/>
            </w:rPr>
          </w:pPr>
          <w:r w:rsidRPr="008529C7">
            <w:rPr>
              <w:rFonts w:ascii="Arial" w:eastAsia="Times New Roman" w:hAnsi="Arial" w:cs="Arial"/>
              <w:color w:val="000000"/>
            </w:rPr>
            <w:t xml:space="preserve">Choy, S. Y., Prasad, K. M. N., Wu, T. Y., Raghunandan, M. E., &amp; Ramanan, R. N. (2014). Utilization of plant-based natural coagulants as future alternatives towards sustainable water clarification. </w:t>
          </w:r>
          <w:r w:rsidRPr="008529C7">
            <w:rPr>
              <w:rFonts w:ascii="Arial" w:eastAsia="Times New Roman" w:hAnsi="Arial" w:cs="Arial"/>
              <w:i/>
              <w:iCs/>
              <w:color w:val="000000"/>
            </w:rPr>
            <w:t>Journal of Environmental Sciences</w:t>
          </w:r>
          <w:r w:rsidRPr="008529C7">
            <w:rPr>
              <w:rFonts w:ascii="Arial" w:eastAsia="Times New Roman" w:hAnsi="Arial" w:cs="Arial"/>
              <w:color w:val="000000"/>
            </w:rPr>
            <w:t xml:space="preserve">, </w:t>
          </w:r>
          <w:r w:rsidRPr="008529C7">
            <w:rPr>
              <w:rFonts w:ascii="Arial" w:eastAsia="Times New Roman" w:hAnsi="Arial" w:cs="Arial"/>
              <w:i/>
              <w:iCs/>
              <w:color w:val="000000"/>
            </w:rPr>
            <w:t>26</w:t>
          </w:r>
          <w:r w:rsidRPr="008529C7">
            <w:rPr>
              <w:rFonts w:ascii="Arial" w:eastAsia="Times New Roman" w:hAnsi="Arial" w:cs="Arial"/>
              <w:color w:val="000000"/>
            </w:rPr>
            <w:t>(11), 2178–2189. https://doi.org/https://doi.org/10.1016/j.jes.2014.09.024</w:t>
          </w:r>
        </w:p>
        <w:p w14:paraId="22120B2A" w14:textId="77777777" w:rsidR="00EF5E0E" w:rsidRPr="008529C7" w:rsidRDefault="00EF5E0E">
          <w:pPr>
            <w:autoSpaceDE w:val="0"/>
            <w:autoSpaceDN w:val="0"/>
            <w:ind w:hanging="480"/>
            <w:divId w:val="674646848"/>
            <w:rPr>
              <w:rFonts w:ascii="Arial" w:eastAsia="Times New Roman" w:hAnsi="Arial" w:cs="Arial"/>
              <w:color w:val="000000"/>
            </w:rPr>
          </w:pPr>
          <w:r w:rsidRPr="008529C7">
            <w:rPr>
              <w:rFonts w:ascii="Arial" w:eastAsia="Times New Roman" w:hAnsi="Arial" w:cs="Arial"/>
              <w:color w:val="000000"/>
            </w:rPr>
            <w:t xml:space="preserve">Croom, J., &amp; Taylor, I. L. (2001). Neuropeptide Y, peptide YY and aluminum in Alzheimer’s disease: Is there an etiological relationship? </w:t>
          </w:r>
          <w:r w:rsidRPr="008529C7">
            <w:rPr>
              <w:rFonts w:ascii="Arial" w:eastAsia="Times New Roman" w:hAnsi="Arial" w:cs="Arial"/>
              <w:i/>
              <w:iCs/>
              <w:color w:val="000000"/>
            </w:rPr>
            <w:t>Journal of Inorganic Biochemistry</w:t>
          </w:r>
          <w:r w:rsidRPr="008529C7">
            <w:rPr>
              <w:rFonts w:ascii="Arial" w:eastAsia="Times New Roman" w:hAnsi="Arial" w:cs="Arial"/>
              <w:color w:val="000000"/>
            </w:rPr>
            <w:t xml:space="preserve">, </w:t>
          </w:r>
          <w:r w:rsidRPr="008529C7">
            <w:rPr>
              <w:rFonts w:ascii="Arial" w:eastAsia="Times New Roman" w:hAnsi="Arial" w:cs="Arial"/>
              <w:i/>
              <w:iCs/>
              <w:color w:val="000000"/>
            </w:rPr>
            <w:t>87</w:t>
          </w:r>
          <w:r w:rsidRPr="008529C7">
            <w:rPr>
              <w:rFonts w:ascii="Arial" w:eastAsia="Times New Roman" w:hAnsi="Arial" w:cs="Arial"/>
              <w:color w:val="000000"/>
            </w:rPr>
            <w:t>(1), 51–56. https://doi.org/10.1016/S0162-0134(01)00314-2</w:t>
          </w:r>
        </w:p>
        <w:p w14:paraId="29430933" w14:textId="77777777" w:rsidR="00EF5E0E" w:rsidRPr="008529C7" w:rsidRDefault="00EF5E0E">
          <w:pPr>
            <w:autoSpaceDE w:val="0"/>
            <w:autoSpaceDN w:val="0"/>
            <w:ind w:hanging="480"/>
            <w:divId w:val="490876029"/>
            <w:rPr>
              <w:rFonts w:ascii="Arial" w:eastAsia="Times New Roman" w:hAnsi="Arial" w:cs="Arial"/>
              <w:color w:val="000000"/>
            </w:rPr>
          </w:pPr>
          <w:r w:rsidRPr="008529C7">
            <w:rPr>
              <w:rFonts w:ascii="Arial" w:eastAsia="Times New Roman" w:hAnsi="Arial" w:cs="Arial"/>
              <w:color w:val="000000"/>
            </w:rPr>
            <w:t xml:space="preserve">El-taweel, R. M., Mohamed, N., Alrefaey, K. A., Husien, S., Abdel-Aziz, A. B., Salim, A. I., Mostafa, N. G., Said, L. A., Fahim, I. S., &amp; Radwan, A. G. (2023). A review of coagulation explaining its definition, mechanism, coagulant types, and optimization models; RSM, and ANN. </w:t>
          </w:r>
          <w:r w:rsidRPr="008529C7">
            <w:rPr>
              <w:rFonts w:ascii="Arial" w:eastAsia="Times New Roman" w:hAnsi="Arial" w:cs="Arial"/>
              <w:i/>
              <w:iCs/>
              <w:color w:val="000000"/>
            </w:rPr>
            <w:t>Current Research in Green and Sustainable Chemistry</w:t>
          </w:r>
          <w:r w:rsidRPr="008529C7">
            <w:rPr>
              <w:rFonts w:ascii="Arial" w:eastAsia="Times New Roman" w:hAnsi="Arial" w:cs="Arial"/>
              <w:color w:val="000000"/>
            </w:rPr>
            <w:t xml:space="preserve">, </w:t>
          </w:r>
          <w:r w:rsidRPr="008529C7">
            <w:rPr>
              <w:rFonts w:ascii="Arial" w:eastAsia="Times New Roman" w:hAnsi="Arial" w:cs="Arial"/>
              <w:i/>
              <w:iCs/>
              <w:color w:val="000000"/>
            </w:rPr>
            <w:t>6</w:t>
          </w:r>
          <w:r w:rsidRPr="008529C7">
            <w:rPr>
              <w:rFonts w:ascii="Arial" w:eastAsia="Times New Roman" w:hAnsi="Arial" w:cs="Arial"/>
              <w:color w:val="000000"/>
            </w:rPr>
            <w:t>, 100358. https://doi.org/10.1016/J.CRGSC.2023.100358</w:t>
          </w:r>
        </w:p>
        <w:p w14:paraId="0BC4B32F" w14:textId="77777777" w:rsidR="00EF5E0E" w:rsidRPr="008529C7" w:rsidRDefault="00EF5E0E">
          <w:pPr>
            <w:autoSpaceDE w:val="0"/>
            <w:autoSpaceDN w:val="0"/>
            <w:ind w:hanging="480"/>
            <w:divId w:val="149710083"/>
            <w:rPr>
              <w:rFonts w:ascii="Arial" w:eastAsia="Times New Roman" w:hAnsi="Arial" w:cs="Arial"/>
              <w:color w:val="000000"/>
            </w:rPr>
          </w:pPr>
          <w:r w:rsidRPr="008529C7">
            <w:rPr>
              <w:rFonts w:ascii="Arial" w:eastAsia="Times New Roman" w:hAnsi="Arial" w:cs="Arial"/>
              <w:color w:val="000000"/>
            </w:rPr>
            <w:t xml:space="preserve">Flaten, T. P. (2001). Aluminium as a risk factor in Alzheimer’s disease, with emphasis on drinking water. </w:t>
          </w:r>
          <w:r w:rsidRPr="008529C7">
            <w:rPr>
              <w:rFonts w:ascii="Arial" w:eastAsia="Times New Roman" w:hAnsi="Arial" w:cs="Arial"/>
              <w:i/>
              <w:iCs/>
              <w:color w:val="000000"/>
            </w:rPr>
            <w:t>Brain Research Bulletin</w:t>
          </w:r>
          <w:r w:rsidRPr="008529C7">
            <w:rPr>
              <w:rFonts w:ascii="Arial" w:eastAsia="Times New Roman" w:hAnsi="Arial" w:cs="Arial"/>
              <w:color w:val="000000"/>
            </w:rPr>
            <w:t xml:space="preserve">, </w:t>
          </w:r>
          <w:r w:rsidRPr="008529C7">
            <w:rPr>
              <w:rFonts w:ascii="Arial" w:eastAsia="Times New Roman" w:hAnsi="Arial" w:cs="Arial"/>
              <w:i/>
              <w:iCs/>
              <w:color w:val="000000"/>
            </w:rPr>
            <w:t>55</w:t>
          </w:r>
          <w:r w:rsidRPr="008529C7">
            <w:rPr>
              <w:rFonts w:ascii="Arial" w:eastAsia="Times New Roman" w:hAnsi="Arial" w:cs="Arial"/>
              <w:color w:val="000000"/>
            </w:rPr>
            <w:t>(2), 187–196. https://doi.org/10.1016/S0361-9230(01)00459-2</w:t>
          </w:r>
        </w:p>
        <w:p w14:paraId="141ADAC2" w14:textId="77777777" w:rsidR="00EF5E0E" w:rsidRPr="008529C7" w:rsidRDefault="00EF5E0E">
          <w:pPr>
            <w:autoSpaceDE w:val="0"/>
            <w:autoSpaceDN w:val="0"/>
            <w:ind w:hanging="480"/>
            <w:divId w:val="482813207"/>
            <w:rPr>
              <w:rFonts w:ascii="Arial" w:eastAsia="Times New Roman" w:hAnsi="Arial" w:cs="Arial"/>
              <w:color w:val="000000"/>
            </w:rPr>
          </w:pPr>
          <w:r w:rsidRPr="008529C7">
            <w:rPr>
              <w:rFonts w:ascii="Arial" w:eastAsia="Times New Roman" w:hAnsi="Arial" w:cs="Arial"/>
              <w:color w:val="000000"/>
            </w:rPr>
            <w:t xml:space="preserve">Frumento, D., &amp; Ţălu, Ş. (2026). Recent Advances in the Application of Natural Coagulants for Sustainable Water Purification. </w:t>
          </w:r>
          <w:r w:rsidRPr="008529C7">
            <w:rPr>
              <w:rFonts w:ascii="Arial" w:eastAsia="Times New Roman" w:hAnsi="Arial" w:cs="Arial"/>
              <w:i/>
              <w:iCs/>
              <w:color w:val="000000"/>
            </w:rPr>
            <w:t>Eng 2026, Vol. 7, Page 38</w:t>
          </w:r>
          <w:r w:rsidRPr="008529C7">
            <w:rPr>
              <w:rFonts w:ascii="Arial" w:eastAsia="Times New Roman" w:hAnsi="Arial" w:cs="Arial"/>
              <w:color w:val="000000"/>
            </w:rPr>
            <w:t xml:space="preserve">, </w:t>
          </w:r>
          <w:r w:rsidRPr="008529C7">
            <w:rPr>
              <w:rFonts w:ascii="Arial" w:eastAsia="Times New Roman" w:hAnsi="Arial" w:cs="Arial"/>
              <w:i/>
              <w:iCs/>
              <w:color w:val="000000"/>
            </w:rPr>
            <w:t>7</w:t>
          </w:r>
          <w:r w:rsidRPr="008529C7">
            <w:rPr>
              <w:rFonts w:ascii="Arial" w:eastAsia="Times New Roman" w:hAnsi="Arial" w:cs="Arial"/>
              <w:color w:val="000000"/>
            </w:rPr>
            <w:t>(1), 38. https://doi.org/10.3390/eng7010038</w:t>
          </w:r>
        </w:p>
        <w:p w14:paraId="6546FF4B" w14:textId="77777777" w:rsidR="00EF5E0E" w:rsidRPr="008529C7" w:rsidRDefault="00EF5E0E">
          <w:pPr>
            <w:autoSpaceDE w:val="0"/>
            <w:autoSpaceDN w:val="0"/>
            <w:ind w:hanging="480"/>
            <w:divId w:val="1269654933"/>
            <w:rPr>
              <w:rFonts w:ascii="Arial" w:eastAsia="Times New Roman" w:hAnsi="Arial" w:cs="Arial"/>
              <w:color w:val="000000"/>
            </w:rPr>
          </w:pPr>
          <w:r w:rsidRPr="008529C7">
            <w:rPr>
              <w:rFonts w:ascii="Arial" w:eastAsia="Times New Roman" w:hAnsi="Arial" w:cs="Arial"/>
              <w:color w:val="000000"/>
            </w:rPr>
            <w:t xml:space="preserve">Gandiwa, B. I., Moyo, L. B., Ncube, S., Mamvura, T. A., Mguni, L. L., &amp; Hlabangana, N. (2020). Optimisation of using a blend of plant based natural and synthetic coagulants for water treatment: (Moringa Oleifera-Cactus Opuntia-alum blend). </w:t>
          </w:r>
          <w:r w:rsidRPr="008529C7">
            <w:rPr>
              <w:rFonts w:ascii="Arial" w:eastAsia="Times New Roman" w:hAnsi="Arial" w:cs="Arial"/>
              <w:i/>
              <w:iCs/>
              <w:color w:val="000000"/>
            </w:rPr>
            <w:t>South African Journal of Chemical Engineering</w:t>
          </w:r>
          <w:r w:rsidRPr="008529C7">
            <w:rPr>
              <w:rFonts w:ascii="Arial" w:eastAsia="Times New Roman" w:hAnsi="Arial" w:cs="Arial"/>
              <w:color w:val="000000"/>
            </w:rPr>
            <w:t xml:space="preserve">, </w:t>
          </w:r>
          <w:r w:rsidRPr="008529C7">
            <w:rPr>
              <w:rFonts w:ascii="Arial" w:eastAsia="Times New Roman" w:hAnsi="Arial" w:cs="Arial"/>
              <w:i/>
              <w:iCs/>
              <w:color w:val="000000"/>
            </w:rPr>
            <w:t>34</w:t>
          </w:r>
          <w:r w:rsidRPr="008529C7">
            <w:rPr>
              <w:rFonts w:ascii="Arial" w:eastAsia="Times New Roman" w:hAnsi="Arial" w:cs="Arial"/>
              <w:color w:val="000000"/>
            </w:rPr>
            <w:t>(8), 158–164. https://doi.org/10.1016/j.sajce.2020.07.005</w:t>
          </w:r>
        </w:p>
        <w:p w14:paraId="6FBCD0A3" w14:textId="77777777" w:rsidR="00EF5E0E" w:rsidRPr="008529C7" w:rsidRDefault="00EF5E0E">
          <w:pPr>
            <w:autoSpaceDE w:val="0"/>
            <w:autoSpaceDN w:val="0"/>
            <w:ind w:hanging="480"/>
            <w:divId w:val="1619525717"/>
            <w:rPr>
              <w:rFonts w:ascii="Arial" w:eastAsia="Times New Roman" w:hAnsi="Arial" w:cs="Arial"/>
              <w:color w:val="000000"/>
            </w:rPr>
          </w:pPr>
          <w:r w:rsidRPr="008529C7">
            <w:rPr>
              <w:rFonts w:ascii="Arial" w:eastAsia="Times New Roman" w:hAnsi="Arial" w:cs="Arial"/>
              <w:color w:val="000000"/>
            </w:rPr>
            <w:t xml:space="preserve">Gebbie, P. (2006). An operator’s guide to water treatment coagulants. </w:t>
          </w:r>
          <w:r w:rsidRPr="008529C7">
            <w:rPr>
              <w:rFonts w:ascii="Arial" w:eastAsia="Times New Roman" w:hAnsi="Arial" w:cs="Arial"/>
              <w:i/>
              <w:iCs/>
              <w:color w:val="000000"/>
            </w:rPr>
            <w:t>Proceedings of the 31st Annual Qld Water Industry Workshop—Operations Skills, University Central Queensland, Rockhampton, Australia</w:t>
          </w:r>
          <w:r w:rsidRPr="008529C7">
            <w:rPr>
              <w:rFonts w:ascii="Arial" w:eastAsia="Times New Roman" w:hAnsi="Arial" w:cs="Arial"/>
              <w:color w:val="000000"/>
            </w:rPr>
            <w:t>, 4–6.</w:t>
          </w:r>
        </w:p>
        <w:p w14:paraId="399CE8BD" w14:textId="77777777" w:rsidR="00EF5E0E" w:rsidRPr="008529C7" w:rsidRDefault="00EF5E0E">
          <w:pPr>
            <w:autoSpaceDE w:val="0"/>
            <w:autoSpaceDN w:val="0"/>
            <w:ind w:hanging="480"/>
            <w:divId w:val="2111076551"/>
            <w:rPr>
              <w:rFonts w:ascii="Arial" w:eastAsia="Times New Roman" w:hAnsi="Arial" w:cs="Arial"/>
              <w:color w:val="000000"/>
            </w:rPr>
          </w:pPr>
          <w:r w:rsidRPr="008529C7">
            <w:rPr>
              <w:rFonts w:ascii="Arial" w:eastAsia="Times New Roman" w:hAnsi="Arial" w:cs="Arial"/>
              <w:color w:val="000000"/>
            </w:rPr>
            <w:t xml:space="preserve">Goycoolea, F., &amp; Cardenas, A. (2003). Pectins from Opuntia spp.: A short review. </w:t>
          </w:r>
          <w:r w:rsidRPr="008529C7">
            <w:rPr>
              <w:rFonts w:ascii="Arial" w:eastAsia="Times New Roman" w:hAnsi="Arial" w:cs="Arial"/>
              <w:i/>
              <w:iCs/>
              <w:color w:val="000000"/>
            </w:rPr>
            <w:t>Journal of the Professional Association for Cactus Development</w:t>
          </w:r>
          <w:r w:rsidRPr="008529C7">
            <w:rPr>
              <w:rFonts w:ascii="Arial" w:eastAsia="Times New Roman" w:hAnsi="Arial" w:cs="Arial"/>
              <w:color w:val="000000"/>
            </w:rPr>
            <w:t xml:space="preserve">, </w:t>
          </w:r>
          <w:r w:rsidRPr="008529C7">
            <w:rPr>
              <w:rFonts w:ascii="Arial" w:eastAsia="Times New Roman" w:hAnsi="Arial" w:cs="Arial"/>
              <w:i/>
              <w:iCs/>
              <w:color w:val="000000"/>
            </w:rPr>
            <w:t>5</w:t>
          </w:r>
          <w:r w:rsidRPr="008529C7">
            <w:rPr>
              <w:rFonts w:ascii="Arial" w:eastAsia="Times New Roman" w:hAnsi="Arial" w:cs="Arial"/>
              <w:color w:val="000000"/>
            </w:rPr>
            <w:t>.</w:t>
          </w:r>
        </w:p>
        <w:p w14:paraId="53996750" w14:textId="77777777" w:rsidR="00EF5E0E" w:rsidRPr="008529C7" w:rsidRDefault="00EF5E0E">
          <w:pPr>
            <w:autoSpaceDE w:val="0"/>
            <w:autoSpaceDN w:val="0"/>
            <w:ind w:hanging="480"/>
            <w:divId w:val="158890489"/>
            <w:rPr>
              <w:rFonts w:ascii="Arial" w:eastAsia="Times New Roman" w:hAnsi="Arial" w:cs="Arial"/>
              <w:color w:val="000000"/>
            </w:rPr>
          </w:pPr>
          <w:r w:rsidRPr="008529C7">
            <w:rPr>
              <w:rFonts w:ascii="Arial" w:eastAsia="Times New Roman" w:hAnsi="Arial" w:cs="Arial"/>
              <w:color w:val="000000"/>
            </w:rPr>
            <w:t xml:space="preserve">Kotb, S., Moaz, A. ·, Abdou, M., Mostafa, ·, Emara, M., Rabie, ·, Farag, S., Mubarak, M. F., Ali, S. K., Emara, M. M., Farag, · R S, Farag, R. S., Abdou, M. M., &amp; Mubarak, · M F. (2025a). Eco-friendly solutions: a comprehensive review of natural coagulants for sustainable water treatment. </w:t>
          </w:r>
          <w:r w:rsidRPr="008529C7">
            <w:rPr>
              <w:rFonts w:ascii="Arial" w:eastAsia="Times New Roman" w:hAnsi="Arial" w:cs="Arial"/>
              <w:i/>
              <w:iCs/>
              <w:color w:val="000000"/>
            </w:rPr>
            <w:t>Environmental Geochemistry and Health 2025 47:12</w:t>
          </w:r>
          <w:r w:rsidRPr="008529C7">
            <w:rPr>
              <w:rFonts w:ascii="Arial" w:eastAsia="Times New Roman" w:hAnsi="Arial" w:cs="Arial"/>
              <w:color w:val="000000"/>
            </w:rPr>
            <w:t xml:space="preserve">, </w:t>
          </w:r>
          <w:r w:rsidRPr="008529C7">
            <w:rPr>
              <w:rFonts w:ascii="Arial" w:eastAsia="Times New Roman" w:hAnsi="Arial" w:cs="Arial"/>
              <w:i/>
              <w:iCs/>
              <w:color w:val="000000"/>
            </w:rPr>
            <w:t>47</w:t>
          </w:r>
          <w:r w:rsidRPr="008529C7">
            <w:rPr>
              <w:rFonts w:ascii="Arial" w:eastAsia="Times New Roman" w:hAnsi="Arial" w:cs="Arial"/>
              <w:color w:val="000000"/>
            </w:rPr>
            <w:t>(12), 535-. https://doi.org/10.1007/s10653-025-02803-3</w:t>
          </w:r>
        </w:p>
        <w:p w14:paraId="3F1D3AEF" w14:textId="77777777" w:rsidR="00EF5E0E" w:rsidRPr="008529C7" w:rsidRDefault="00EF5E0E">
          <w:pPr>
            <w:autoSpaceDE w:val="0"/>
            <w:autoSpaceDN w:val="0"/>
            <w:ind w:hanging="480"/>
            <w:divId w:val="1906185571"/>
            <w:rPr>
              <w:rFonts w:ascii="Arial" w:eastAsia="Times New Roman" w:hAnsi="Arial" w:cs="Arial"/>
              <w:color w:val="000000"/>
            </w:rPr>
          </w:pPr>
          <w:r w:rsidRPr="008529C7">
            <w:rPr>
              <w:rFonts w:ascii="Arial" w:eastAsia="Times New Roman" w:hAnsi="Arial" w:cs="Arial"/>
              <w:color w:val="000000"/>
            </w:rPr>
            <w:t xml:space="preserve">Kotb, S., Moaz, A. ·, Abdou, M., Mostafa, ·, Emara, M., Rabie, ·, Farag, S., Mubarak, M. F., Ali, S. K., Emara, M. M., Farag, · R S, Farag, R. S., Abdou, M. M., &amp; Mubarak, · M F. (2025b). Eco-friendly solutions: a comprehensive review of natural coagulants for sustainable water treatment. </w:t>
          </w:r>
          <w:r w:rsidRPr="008529C7">
            <w:rPr>
              <w:rFonts w:ascii="Arial" w:eastAsia="Times New Roman" w:hAnsi="Arial" w:cs="Arial"/>
              <w:i/>
              <w:iCs/>
              <w:color w:val="000000"/>
            </w:rPr>
            <w:t>Environmental Geochemistry and Health 2025 47:12</w:t>
          </w:r>
          <w:r w:rsidRPr="008529C7">
            <w:rPr>
              <w:rFonts w:ascii="Arial" w:eastAsia="Times New Roman" w:hAnsi="Arial" w:cs="Arial"/>
              <w:color w:val="000000"/>
            </w:rPr>
            <w:t xml:space="preserve">, </w:t>
          </w:r>
          <w:r w:rsidRPr="008529C7">
            <w:rPr>
              <w:rFonts w:ascii="Arial" w:eastAsia="Times New Roman" w:hAnsi="Arial" w:cs="Arial"/>
              <w:i/>
              <w:iCs/>
              <w:color w:val="000000"/>
            </w:rPr>
            <w:t>47</w:t>
          </w:r>
          <w:r w:rsidRPr="008529C7">
            <w:rPr>
              <w:rFonts w:ascii="Arial" w:eastAsia="Times New Roman" w:hAnsi="Arial" w:cs="Arial"/>
              <w:color w:val="000000"/>
            </w:rPr>
            <w:t>(12), 535-. https://doi.org/10.1007/s10653-025-02803-3</w:t>
          </w:r>
        </w:p>
        <w:p w14:paraId="5F6AB89E" w14:textId="77777777" w:rsidR="00EF5E0E" w:rsidRPr="008529C7" w:rsidRDefault="00EF5E0E">
          <w:pPr>
            <w:autoSpaceDE w:val="0"/>
            <w:autoSpaceDN w:val="0"/>
            <w:ind w:hanging="480"/>
            <w:divId w:val="1857117312"/>
            <w:rPr>
              <w:rFonts w:ascii="Arial" w:eastAsia="Times New Roman" w:hAnsi="Arial" w:cs="Arial"/>
              <w:color w:val="000000"/>
            </w:rPr>
          </w:pPr>
          <w:r w:rsidRPr="008529C7">
            <w:rPr>
              <w:rFonts w:ascii="Arial" w:eastAsia="Times New Roman" w:hAnsi="Arial" w:cs="Arial"/>
              <w:color w:val="000000"/>
            </w:rPr>
            <w:t xml:space="preserve">Lanan, F. A. B. M., Selvarajoo, A., Sethu, V., &amp; Arumugasamy, S. K. (2021). Utilisation of natural plant-based fenugreek (Trigonella foenum-graecum) coagulant and okra </w:t>
          </w:r>
          <w:r w:rsidRPr="008529C7">
            <w:rPr>
              <w:rFonts w:ascii="Arial" w:eastAsia="Times New Roman" w:hAnsi="Arial" w:cs="Arial"/>
              <w:color w:val="000000"/>
            </w:rPr>
            <w:lastRenderedPageBreak/>
            <w:t xml:space="preserve">(Abelmoschus escluentus) flocculant for palm oil mill effluent (POME) treatment. </w:t>
          </w:r>
          <w:r w:rsidRPr="008529C7">
            <w:rPr>
              <w:rFonts w:ascii="Arial" w:eastAsia="Times New Roman" w:hAnsi="Arial" w:cs="Arial"/>
              <w:i/>
              <w:iCs/>
              <w:color w:val="000000"/>
            </w:rPr>
            <w:t>Journal of Environmental Chemical Engineering</w:t>
          </w:r>
          <w:r w:rsidRPr="008529C7">
            <w:rPr>
              <w:rFonts w:ascii="Arial" w:eastAsia="Times New Roman" w:hAnsi="Arial" w:cs="Arial"/>
              <w:color w:val="000000"/>
            </w:rPr>
            <w:t xml:space="preserve">, </w:t>
          </w:r>
          <w:r w:rsidRPr="008529C7">
            <w:rPr>
              <w:rFonts w:ascii="Arial" w:eastAsia="Times New Roman" w:hAnsi="Arial" w:cs="Arial"/>
              <w:i/>
              <w:iCs/>
              <w:color w:val="000000"/>
            </w:rPr>
            <w:t>9</w:t>
          </w:r>
          <w:r w:rsidRPr="008529C7">
            <w:rPr>
              <w:rFonts w:ascii="Arial" w:eastAsia="Times New Roman" w:hAnsi="Arial" w:cs="Arial"/>
              <w:color w:val="000000"/>
            </w:rPr>
            <w:t>(1), 104667. https://doi.org/10.1016/J.JECE.2020.104667</w:t>
          </w:r>
        </w:p>
        <w:p w14:paraId="1C395E6A" w14:textId="77777777" w:rsidR="00EF5E0E" w:rsidRPr="008529C7" w:rsidRDefault="00EF5E0E">
          <w:pPr>
            <w:autoSpaceDE w:val="0"/>
            <w:autoSpaceDN w:val="0"/>
            <w:ind w:hanging="480"/>
            <w:divId w:val="717052174"/>
            <w:rPr>
              <w:rFonts w:ascii="Arial" w:eastAsia="Times New Roman" w:hAnsi="Arial" w:cs="Arial"/>
              <w:color w:val="000000"/>
            </w:rPr>
          </w:pPr>
          <w:r w:rsidRPr="008529C7">
            <w:rPr>
              <w:rFonts w:ascii="Arial" w:eastAsia="Times New Roman" w:hAnsi="Arial" w:cs="Arial"/>
              <w:color w:val="000000"/>
            </w:rPr>
            <w:t xml:space="preserve">Meftah, K., Meftah, S., Ballou, I., Bouzid, T., Touil, S., &amp; Abid, A. (2025). Impact of storage conditions of Opuntia ficus-indica pieces on plant quality, powder composition, and extracted bioflocculant efficiency. </w:t>
          </w:r>
          <w:r w:rsidRPr="008529C7">
            <w:rPr>
              <w:rFonts w:ascii="Arial" w:eastAsia="Times New Roman" w:hAnsi="Arial" w:cs="Arial"/>
              <w:i/>
              <w:iCs/>
              <w:color w:val="000000"/>
            </w:rPr>
            <w:t>Environmental Science and Pollution Research 2025 32:47</w:t>
          </w:r>
          <w:r w:rsidRPr="008529C7">
            <w:rPr>
              <w:rFonts w:ascii="Arial" w:eastAsia="Times New Roman" w:hAnsi="Arial" w:cs="Arial"/>
              <w:color w:val="000000"/>
            </w:rPr>
            <w:t xml:space="preserve">, </w:t>
          </w:r>
          <w:r w:rsidRPr="008529C7">
            <w:rPr>
              <w:rFonts w:ascii="Arial" w:eastAsia="Times New Roman" w:hAnsi="Arial" w:cs="Arial"/>
              <w:i/>
              <w:iCs/>
              <w:color w:val="000000"/>
            </w:rPr>
            <w:t>32</w:t>
          </w:r>
          <w:r w:rsidRPr="008529C7">
            <w:rPr>
              <w:rFonts w:ascii="Arial" w:eastAsia="Times New Roman" w:hAnsi="Arial" w:cs="Arial"/>
              <w:color w:val="000000"/>
            </w:rPr>
            <w:t>(47), 26840–26857. https://doi.org/10.1007/s11356-025-37226-1</w:t>
          </w:r>
        </w:p>
        <w:p w14:paraId="5FE7DA41" w14:textId="77777777" w:rsidR="00EF5E0E" w:rsidRPr="008529C7" w:rsidRDefault="00EF5E0E">
          <w:pPr>
            <w:autoSpaceDE w:val="0"/>
            <w:autoSpaceDN w:val="0"/>
            <w:ind w:hanging="480"/>
            <w:divId w:val="959604811"/>
            <w:rPr>
              <w:rFonts w:ascii="Arial" w:eastAsia="Times New Roman" w:hAnsi="Arial" w:cs="Arial"/>
              <w:color w:val="000000"/>
            </w:rPr>
          </w:pPr>
          <w:r w:rsidRPr="008529C7">
            <w:rPr>
              <w:rFonts w:ascii="Arial" w:eastAsia="Times New Roman" w:hAnsi="Arial" w:cs="Arial"/>
              <w:color w:val="000000"/>
            </w:rPr>
            <w:t xml:space="preserve">Miller, S. M., Fugate, E. J., Craver, V. O., Smith, J. A., &amp; Zimmerman, J. B. (2008). Toward Understanding the Efficacy and Mechanism of Opuntia spp. as a Natural Coagulant for Potential Application in Water Treatment. </w:t>
          </w:r>
          <w:r w:rsidRPr="008529C7">
            <w:rPr>
              <w:rFonts w:ascii="Arial" w:eastAsia="Times New Roman" w:hAnsi="Arial" w:cs="Arial"/>
              <w:i/>
              <w:iCs/>
              <w:color w:val="000000"/>
            </w:rPr>
            <w:t>Environmental Science and Technology</w:t>
          </w:r>
          <w:r w:rsidRPr="008529C7">
            <w:rPr>
              <w:rFonts w:ascii="Arial" w:eastAsia="Times New Roman" w:hAnsi="Arial" w:cs="Arial"/>
              <w:color w:val="000000"/>
            </w:rPr>
            <w:t xml:space="preserve">, </w:t>
          </w:r>
          <w:r w:rsidRPr="008529C7">
            <w:rPr>
              <w:rFonts w:ascii="Arial" w:eastAsia="Times New Roman" w:hAnsi="Arial" w:cs="Arial"/>
              <w:i/>
              <w:iCs/>
              <w:color w:val="000000"/>
            </w:rPr>
            <w:t>42</w:t>
          </w:r>
          <w:r w:rsidRPr="008529C7">
            <w:rPr>
              <w:rFonts w:ascii="Arial" w:eastAsia="Times New Roman" w:hAnsi="Arial" w:cs="Arial"/>
              <w:color w:val="000000"/>
            </w:rPr>
            <w:t>(12), 4274–4279. https://doi.org/10.1021/es7025054</w:t>
          </w:r>
        </w:p>
        <w:p w14:paraId="5CACCFF8" w14:textId="77777777" w:rsidR="00EF5E0E" w:rsidRPr="008529C7" w:rsidRDefault="00EF5E0E">
          <w:pPr>
            <w:autoSpaceDE w:val="0"/>
            <w:autoSpaceDN w:val="0"/>
            <w:ind w:hanging="480"/>
            <w:divId w:val="841169000"/>
            <w:rPr>
              <w:rFonts w:ascii="Arial" w:eastAsia="Times New Roman" w:hAnsi="Arial" w:cs="Arial"/>
              <w:color w:val="000000"/>
            </w:rPr>
          </w:pPr>
          <w:r w:rsidRPr="008529C7">
            <w:rPr>
              <w:rFonts w:ascii="Arial" w:eastAsia="Times New Roman" w:hAnsi="Arial" w:cs="Arial"/>
              <w:color w:val="000000"/>
            </w:rPr>
            <w:t xml:space="preserve">Mounir, B., Abdeljalil, Z., &amp; Abdellah, A. (2014). Comparison of the efficacy of two bioflocculants in water treatment. </w:t>
          </w:r>
          <w:r w:rsidRPr="008529C7">
            <w:rPr>
              <w:rFonts w:ascii="Arial" w:eastAsia="Times New Roman" w:hAnsi="Arial" w:cs="Arial"/>
              <w:i/>
              <w:iCs/>
              <w:color w:val="000000"/>
            </w:rPr>
            <w:t>Int. J. Sci. Eng. Technol.</w:t>
          </w:r>
          <w:r w:rsidRPr="008529C7">
            <w:rPr>
              <w:rFonts w:ascii="Arial" w:eastAsia="Times New Roman" w:hAnsi="Arial" w:cs="Arial"/>
              <w:color w:val="000000"/>
            </w:rPr>
            <w:t xml:space="preserve">, </w:t>
          </w:r>
          <w:r w:rsidRPr="008529C7">
            <w:rPr>
              <w:rFonts w:ascii="Arial" w:eastAsia="Times New Roman" w:hAnsi="Arial" w:cs="Arial"/>
              <w:i/>
              <w:iCs/>
              <w:color w:val="000000"/>
            </w:rPr>
            <w:t>737</w:t>
          </w:r>
          <w:r w:rsidRPr="008529C7">
            <w:rPr>
              <w:rFonts w:ascii="Arial" w:eastAsia="Times New Roman" w:hAnsi="Arial" w:cs="Arial"/>
              <w:color w:val="000000"/>
            </w:rPr>
            <w:t>, 734–737.</w:t>
          </w:r>
        </w:p>
        <w:p w14:paraId="6CB34D8F" w14:textId="77777777" w:rsidR="00EF5E0E" w:rsidRPr="008529C7" w:rsidRDefault="00EF5E0E">
          <w:pPr>
            <w:autoSpaceDE w:val="0"/>
            <w:autoSpaceDN w:val="0"/>
            <w:ind w:hanging="480"/>
            <w:divId w:val="1096748896"/>
            <w:rPr>
              <w:rFonts w:ascii="Arial" w:eastAsia="Times New Roman" w:hAnsi="Arial" w:cs="Arial"/>
              <w:color w:val="000000"/>
            </w:rPr>
          </w:pPr>
          <w:r w:rsidRPr="008529C7">
            <w:rPr>
              <w:rFonts w:ascii="Arial" w:eastAsia="Times New Roman" w:hAnsi="Arial" w:cs="Arial"/>
              <w:color w:val="000000"/>
            </w:rPr>
            <w:t xml:space="preserve">Narkis, N., &amp; Rebhun, M. (1997). Flocculation in presence of organic macromolecules of natural water and secondary effluents. </w:t>
          </w:r>
          <w:r w:rsidRPr="008529C7">
            <w:rPr>
              <w:rFonts w:ascii="Arial" w:eastAsia="Times New Roman" w:hAnsi="Arial" w:cs="Arial"/>
              <w:i/>
              <w:iCs/>
              <w:color w:val="000000"/>
            </w:rPr>
            <w:t>Water Science and Technology</w:t>
          </w:r>
          <w:r w:rsidRPr="008529C7">
            <w:rPr>
              <w:rFonts w:ascii="Arial" w:eastAsia="Times New Roman" w:hAnsi="Arial" w:cs="Arial"/>
              <w:color w:val="000000"/>
            </w:rPr>
            <w:t xml:space="preserve">, </w:t>
          </w:r>
          <w:r w:rsidRPr="008529C7">
            <w:rPr>
              <w:rFonts w:ascii="Arial" w:eastAsia="Times New Roman" w:hAnsi="Arial" w:cs="Arial"/>
              <w:i/>
              <w:iCs/>
              <w:color w:val="000000"/>
            </w:rPr>
            <w:t>36</w:t>
          </w:r>
          <w:r w:rsidRPr="008529C7">
            <w:rPr>
              <w:rFonts w:ascii="Arial" w:eastAsia="Times New Roman" w:hAnsi="Arial" w:cs="Arial"/>
              <w:color w:val="000000"/>
            </w:rPr>
            <w:t>(4), 85–91. https://doi.org/10.2166/WST.1997.0092</w:t>
          </w:r>
        </w:p>
        <w:p w14:paraId="35B35971" w14:textId="77777777" w:rsidR="00EF5E0E" w:rsidRPr="008529C7" w:rsidRDefault="00EF5E0E">
          <w:pPr>
            <w:autoSpaceDE w:val="0"/>
            <w:autoSpaceDN w:val="0"/>
            <w:ind w:hanging="480"/>
            <w:divId w:val="1089544593"/>
            <w:rPr>
              <w:rFonts w:ascii="Arial" w:eastAsia="Times New Roman" w:hAnsi="Arial" w:cs="Arial"/>
              <w:color w:val="000000"/>
            </w:rPr>
          </w:pPr>
          <w:r w:rsidRPr="008529C7">
            <w:rPr>
              <w:rFonts w:ascii="Arial" w:eastAsia="Times New Roman" w:hAnsi="Arial" w:cs="Arial"/>
              <w:color w:val="000000"/>
            </w:rPr>
            <w:t xml:space="preserve">Okoro, B. U., Sharifi, S., Jesson, M. A., &amp; Bridgeman, J. (2021). Natural organic matter (NOM) and turbidity removal by plant-based coagulants: A review. </w:t>
          </w:r>
          <w:r w:rsidRPr="008529C7">
            <w:rPr>
              <w:rFonts w:ascii="Arial" w:eastAsia="Times New Roman" w:hAnsi="Arial" w:cs="Arial"/>
              <w:i/>
              <w:iCs/>
              <w:color w:val="000000"/>
            </w:rPr>
            <w:t>Journal of Environmental Chemical Engineering</w:t>
          </w:r>
          <w:r w:rsidRPr="008529C7">
            <w:rPr>
              <w:rFonts w:ascii="Arial" w:eastAsia="Times New Roman" w:hAnsi="Arial" w:cs="Arial"/>
              <w:color w:val="000000"/>
            </w:rPr>
            <w:t xml:space="preserve">, </w:t>
          </w:r>
          <w:r w:rsidRPr="008529C7">
            <w:rPr>
              <w:rFonts w:ascii="Arial" w:eastAsia="Times New Roman" w:hAnsi="Arial" w:cs="Arial"/>
              <w:i/>
              <w:iCs/>
              <w:color w:val="000000"/>
            </w:rPr>
            <w:t>9</w:t>
          </w:r>
          <w:r w:rsidRPr="008529C7">
            <w:rPr>
              <w:rFonts w:ascii="Arial" w:eastAsia="Times New Roman" w:hAnsi="Arial" w:cs="Arial"/>
              <w:color w:val="000000"/>
            </w:rPr>
            <w:t>(6), 106588. https://doi.org/10.1016/j.jece.2021.106588</w:t>
          </w:r>
        </w:p>
        <w:p w14:paraId="3C7B0C82" w14:textId="77777777" w:rsidR="00EF5E0E" w:rsidRPr="008529C7" w:rsidRDefault="00EF5E0E">
          <w:pPr>
            <w:autoSpaceDE w:val="0"/>
            <w:autoSpaceDN w:val="0"/>
            <w:ind w:hanging="480"/>
            <w:divId w:val="1513303782"/>
            <w:rPr>
              <w:rFonts w:ascii="Arial" w:eastAsia="Times New Roman" w:hAnsi="Arial" w:cs="Arial"/>
              <w:color w:val="000000"/>
            </w:rPr>
          </w:pPr>
          <w:r w:rsidRPr="008529C7">
            <w:rPr>
              <w:rFonts w:ascii="Arial" w:eastAsia="Times New Roman" w:hAnsi="Arial" w:cs="Arial"/>
              <w:color w:val="000000"/>
            </w:rPr>
            <w:t xml:space="preserve">Otálora, M. C., Wilches-Torres, A., Lara, C. R., Gómez Castaño, J. A., &amp; Cifuentes, G. R. (2022). Evaluation of Turbidity and Color Removal in Water Treatment: A Comparative Study between Opuntia ficus-indica Fruit Peel Mucilage and FeCl3. </w:t>
          </w:r>
          <w:r w:rsidRPr="008529C7">
            <w:rPr>
              <w:rFonts w:ascii="Arial" w:eastAsia="Times New Roman" w:hAnsi="Arial" w:cs="Arial"/>
              <w:i/>
              <w:iCs/>
              <w:color w:val="000000"/>
            </w:rPr>
            <w:t>Polymers 2023, Vol. 15, Page 217</w:t>
          </w:r>
          <w:r w:rsidRPr="008529C7">
            <w:rPr>
              <w:rFonts w:ascii="Arial" w:eastAsia="Times New Roman" w:hAnsi="Arial" w:cs="Arial"/>
              <w:color w:val="000000"/>
            </w:rPr>
            <w:t xml:space="preserve">, </w:t>
          </w:r>
          <w:r w:rsidRPr="008529C7">
            <w:rPr>
              <w:rFonts w:ascii="Arial" w:eastAsia="Times New Roman" w:hAnsi="Arial" w:cs="Arial"/>
              <w:i/>
              <w:iCs/>
              <w:color w:val="000000"/>
            </w:rPr>
            <w:t>15</w:t>
          </w:r>
          <w:r w:rsidRPr="008529C7">
            <w:rPr>
              <w:rFonts w:ascii="Arial" w:eastAsia="Times New Roman" w:hAnsi="Arial" w:cs="Arial"/>
              <w:color w:val="000000"/>
            </w:rPr>
            <w:t>(1), 217. https://doi.org/10.3390/POLYM15010217</w:t>
          </w:r>
        </w:p>
        <w:p w14:paraId="579BA381" w14:textId="77777777" w:rsidR="00EF5E0E" w:rsidRPr="008529C7" w:rsidRDefault="00EF5E0E">
          <w:pPr>
            <w:autoSpaceDE w:val="0"/>
            <w:autoSpaceDN w:val="0"/>
            <w:ind w:hanging="480"/>
            <w:divId w:val="1737239759"/>
            <w:rPr>
              <w:rFonts w:ascii="Arial" w:eastAsia="Times New Roman" w:hAnsi="Arial" w:cs="Arial"/>
              <w:color w:val="000000"/>
            </w:rPr>
          </w:pPr>
          <w:r w:rsidRPr="008529C7">
            <w:rPr>
              <w:rFonts w:ascii="Arial" w:eastAsia="Times New Roman" w:hAnsi="Arial" w:cs="Arial"/>
              <w:color w:val="000000"/>
            </w:rPr>
            <w:t xml:space="preserve">Othmani, B., Gamelas, J. A. F., Mendes, C. V. T., Rasteiro, M. G., &amp; Khadhraoui, M. (2024). Green Flocculants from Cactus Cladodes: Physicochemical Characterization and Assessment of Their Flocculating Activity for Crystal Violet Dye Removal. </w:t>
          </w:r>
          <w:r w:rsidRPr="008529C7">
            <w:rPr>
              <w:rFonts w:ascii="Arial" w:eastAsia="Times New Roman" w:hAnsi="Arial" w:cs="Arial"/>
              <w:i/>
              <w:iCs/>
              <w:color w:val="000000"/>
            </w:rPr>
            <w:t>Water, Air, &amp; Soil Pollution 2024 235:7</w:t>
          </w:r>
          <w:r w:rsidRPr="008529C7">
            <w:rPr>
              <w:rFonts w:ascii="Arial" w:eastAsia="Times New Roman" w:hAnsi="Arial" w:cs="Arial"/>
              <w:color w:val="000000"/>
            </w:rPr>
            <w:t xml:space="preserve">, </w:t>
          </w:r>
          <w:r w:rsidRPr="008529C7">
            <w:rPr>
              <w:rFonts w:ascii="Arial" w:eastAsia="Times New Roman" w:hAnsi="Arial" w:cs="Arial"/>
              <w:i/>
              <w:iCs/>
              <w:color w:val="000000"/>
            </w:rPr>
            <w:t>235</w:t>
          </w:r>
          <w:r w:rsidRPr="008529C7">
            <w:rPr>
              <w:rFonts w:ascii="Arial" w:eastAsia="Times New Roman" w:hAnsi="Arial" w:cs="Arial"/>
              <w:color w:val="000000"/>
            </w:rPr>
            <w:t>(7), 458-. https://doi.org/10.1007/s11270-024-07262-7</w:t>
          </w:r>
        </w:p>
        <w:p w14:paraId="08DC6242" w14:textId="77777777" w:rsidR="00EF5E0E" w:rsidRPr="008529C7" w:rsidRDefault="00EF5E0E">
          <w:pPr>
            <w:autoSpaceDE w:val="0"/>
            <w:autoSpaceDN w:val="0"/>
            <w:ind w:hanging="480"/>
            <w:divId w:val="1450665340"/>
            <w:rPr>
              <w:rFonts w:ascii="Arial" w:eastAsia="Times New Roman" w:hAnsi="Arial" w:cs="Arial"/>
              <w:color w:val="000000"/>
            </w:rPr>
          </w:pPr>
          <w:r w:rsidRPr="008529C7">
            <w:rPr>
              <w:rFonts w:ascii="Arial" w:eastAsia="Times New Roman" w:hAnsi="Arial" w:cs="Arial"/>
              <w:color w:val="000000"/>
            </w:rPr>
            <w:t xml:space="preserve">Özbay, K., &amp; Güneş-Durak, S. (2025). Investigation of the removal of physicochemical pollutants in the Kızılırmak River by aluminum sulfate and iron sulfate coagulants. </w:t>
          </w:r>
          <w:r w:rsidRPr="008529C7">
            <w:rPr>
              <w:rFonts w:ascii="Arial" w:eastAsia="Times New Roman" w:hAnsi="Arial" w:cs="Arial"/>
              <w:i/>
              <w:iCs/>
              <w:color w:val="000000"/>
            </w:rPr>
            <w:t>Pollution Study</w:t>
          </w:r>
          <w:r w:rsidRPr="008529C7">
            <w:rPr>
              <w:rFonts w:ascii="Arial" w:eastAsia="Times New Roman" w:hAnsi="Arial" w:cs="Arial"/>
              <w:color w:val="000000"/>
            </w:rPr>
            <w:t xml:space="preserve">, </w:t>
          </w:r>
          <w:r w:rsidRPr="008529C7">
            <w:rPr>
              <w:rFonts w:ascii="Arial" w:eastAsia="Times New Roman" w:hAnsi="Arial" w:cs="Arial"/>
              <w:i/>
              <w:iCs/>
              <w:color w:val="000000"/>
            </w:rPr>
            <w:t>6</w:t>
          </w:r>
          <w:r w:rsidRPr="008529C7">
            <w:rPr>
              <w:rFonts w:ascii="Arial" w:eastAsia="Times New Roman" w:hAnsi="Arial" w:cs="Arial"/>
              <w:color w:val="000000"/>
            </w:rPr>
            <w:t>(2), 3319. https://doi.org/10.54517/PS3319</w:t>
          </w:r>
        </w:p>
        <w:p w14:paraId="09B24204" w14:textId="77777777" w:rsidR="00EF5E0E" w:rsidRPr="008529C7" w:rsidRDefault="00EF5E0E">
          <w:pPr>
            <w:autoSpaceDE w:val="0"/>
            <w:autoSpaceDN w:val="0"/>
            <w:ind w:hanging="480"/>
            <w:divId w:val="1482304941"/>
            <w:rPr>
              <w:rFonts w:ascii="Arial" w:eastAsia="Times New Roman" w:hAnsi="Arial" w:cs="Arial"/>
              <w:color w:val="000000"/>
            </w:rPr>
          </w:pPr>
          <w:r w:rsidRPr="008529C7">
            <w:rPr>
              <w:rFonts w:ascii="Arial" w:eastAsia="Times New Roman" w:hAnsi="Arial" w:cs="Arial"/>
              <w:color w:val="000000"/>
            </w:rPr>
            <w:t xml:space="preserve">Subramanian, S., &amp; Rakshit, A. (2016). </w:t>
          </w:r>
          <w:r w:rsidRPr="008529C7">
            <w:rPr>
              <w:rFonts w:ascii="Arial" w:eastAsia="Times New Roman" w:hAnsi="Arial" w:cs="Arial"/>
              <w:i/>
              <w:iCs/>
              <w:color w:val="000000"/>
            </w:rPr>
            <w:t>Indigenous materials for improving water quality</w:t>
          </w:r>
          <w:r w:rsidRPr="008529C7">
            <w:rPr>
              <w:rFonts w:ascii="Arial" w:eastAsia="Times New Roman" w:hAnsi="Arial" w:cs="Arial"/>
              <w:color w:val="000000"/>
            </w:rPr>
            <w:t xml:space="preserve">. </w:t>
          </w:r>
          <w:r w:rsidRPr="008529C7">
            <w:rPr>
              <w:rFonts w:ascii="Arial" w:eastAsia="Times New Roman" w:hAnsi="Arial" w:cs="Arial"/>
              <w:i/>
              <w:iCs/>
              <w:color w:val="000000"/>
            </w:rPr>
            <w:t>15</w:t>
          </w:r>
          <w:r w:rsidRPr="008529C7">
            <w:rPr>
              <w:rFonts w:ascii="Arial" w:eastAsia="Times New Roman" w:hAnsi="Arial" w:cs="Arial"/>
              <w:color w:val="000000"/>
            </w:rPr>
            <w:t>, 171–176.</w:t>
          </w:r>
        </w:p>
        <w:p w14:paraId="169B443C" w14:textId="77777777" w:rsidR="00EF5E0E" w:rsidRPr="008529C7" w:rsidRDefault="00EF5E0E">
          <w:pPr>
            <w:autoSpaceDE w:val="0"/>
            <w:autoSpaceDN w:val="0"/>
            <w:ind w:hanging="480"/>
            <w:divId w:val="476921206"/>
            <w:rPr>
              <w:rFonts w:ascii="Arial" w:eastAsia="Times New Roman" w:hAnsi="Arial" w:cs="Arial"/>
              <w:color w:val="000000"/>
            </w:rPr>
          </w:pPr>
          <w:r w:rsidRPr="008529C7">
            <w:rPr>
              <w:rFonts w:ascii="Arial" w:eastAsia="Times New Roman" w:hAnsi="Arial" w:cs="Arial"/>
              <w:color w:val="000000"/>
            </w:rPr>
            <w:t xml:space="preserve">Teferi, D. A., &amp; Kassa, M. G. (2025). Cactus-Based Biopolymers: A Review on Sustainable Innovations in Edible Packaging, UV Protection, Antioxidant Films, and Industrial Applications. </w:t>
          </w:r>
          <w:r w:rsidRPr="008529C7">
            <w:rPr>
              <w:rFonts w:ascii="Arial" w:eastAsia="Times New Roman" w:hAnsi="Arial" w:cs="Arial"/>
              <w:i/>
              <w:iCs/>
              <w:color w:val="000000"/>
            </w:rPr>
            <w:t>Food Science and Nutrition</w:t>
          </w:r>
          <w:r w:rsidRPr="008529C7">
            <w:rPr>
              <w:rFonts w:ascii="Arial" w:eastAsia="Times New Roman" w:hAnsi="Arial" w:cs="Arial"/>
              <w:color w:val="000000"/>
            </w:rPr>
            <w:t xml:space="preserve">, </w:t>
          </w:r>
          <w:r w:rsidRPr="008529C7">
            <w:rPr>
              <w:rFonts w:ascii="Arial" w:eastAsia="Times New Roman" w:hAnsi="Arial" w:cs="Arial"/>
              <w:i/>
              <w:iCs/>
              <w:color w:val="000000"/>
            </w:rPr>
            <w:t>13</w:t>
          </w:r>
          <w:r w:rsidRPr="008529C7">
            <w:rPr>
              <w:rFonts w:ascii="Arial" w:eastAsia="Times New Roman" w:hAnsi="Arial" w:cs="Arial"/>
              <w:color w:val="000000"/>
            </w:rPr>
            <w:t>(12), e71163. https://doi.org/10.1002/fsn3.71163</w:t>
          </w:r>
        </w:p>
        <w:p w14:paraId="5D956EC9" w14:textId="77777777" w:rsidR="00EF5E0E" w:rsidRPr="008529C7" w:rsidRDefault="00EF5E0E">
          <w:pPr>
            <w:autoSpaceDE w:val="0"/>
            <w:autoSpaceDN w:val="0"/>
            <w:ind w:hanging="480"/>
            <w:divId w:val="1471291552"/>
            <w:rPr>
              <w:rFonts w:ascii="Arial" w:eastAsia="Times New Roman" w:hAnsi="Arial" w:cs="Arial"/>
              <w:color w:val="000000"/>
            </w:rPr>
          </w:pPr>
          <w:r w:rsidRPr="008529C7">
            <w:rPr>
              <w:rFonts w:ascii="Arial" w:eastAsia="Times New Roman" w:hAnsi="Arial" w:cs="Arial"/>
              <w:color w:val="000000"/>
            </w:rPr>
            <w:lastRenderedPageBreak/>
            <w:t xml:space="preserve">Vishali, S., &amp; Karthikeyan, R. (2015). Cactus opuntia (ficus-indica): an eco-friendly alternative coagulant in the treatment of paint effluent. </w:t>
          </w:r>
          <w:r w:rsidRPr="008529C7">
            <w:rPr>
              <w:rFonts w:ascii="Arial" w:eastAsia="Times New Roman" w:hAnsi="Arial" w:cs="Arial"/>
              <w:i/>
              <w:iCs/>
              <w:color w:val="000000"/>
            </w:rPr>
            <w:t>Desalination and Water Treatment</w:t>
          </w:r>
          <w:r w:rsidRPr="008529C7">
            <w:rPr>
              <w:rFonts w:ascii="Arial" w:eastAsia="Times New Roman" w:hAnsi="Arial" w:cs="Arial"/>
              <w:color w:val="000000"/>
            </w:rPr>
            <w:t xml:space="preserve">, </w:t>
          </w:r>
          <w:r w:rsidRPr="008529C7">
            <w:rPr>
              <w:rFonts w:ascii="Arial" w:eastAsia="Times New Roman" w:hAnsi="Arial" w:cs="Arial"/>
              <w:i/>
              <w:iCs/>
              <w:color w:val="000000"/>
            </w:rPr>
            <w:t>56</w:t>
          </w:r>
          <w:r w:rsidRPr="008529C7">
            <w:rPr>
              <w:rFonts w:ascii="Arial" w:eastAsia="Times New Roman" w:hAnsi="Arial" w:cs="Arial"/>
              <w:color w:val="000000"/>
            </w:rPr>
            <w:t>(6), 1489–1497. https://doi.org/10.1080/19443994.2014.945487</w:t>
          </w:r>
        </w:p>
        <w:p w14:paraId="48C80FAD" w14:textId="77777777" w:rsidR="00EF5E0E" w:rsidRPr="008529C7" w:rsidRDefault="00EF5E0E">
          <w:pPr>
            <w:autoSpaceDE w:val="0"/>
            <w:autoSpaceDN w:val="0"/>
            <w:ind w:hanging="480"/>
            <w:divId w:val="61410446"/>
            <w:rPr>
              <w:rFonts w:ascii="Arial" w:eastAsia="Times New Roman" w:hAnsi="Arial" w:cs="Arial"/>
              <w:color w:val="000000"/>
            </w:rPr>
          </w:pPr>
          <w:r w:rsidRPr="008529C7">
            <w:rPr>
              <w:rFonts w:ascii="Arial" w:eastAsia="Times New Roman" w:hAnsi="Arial" w:cs="Arial"/>
              <w:color w:val="000000"/>
            </w:rPr>
            <w:t xml:space="preserve">World Health Organization. (2017). </w:t>
          </w:r>
          <w:r w:rsidRPr="008529C7">
            <w:rPr>
              <w:rFonts w:ascii="Arial" w:eastAsia="Times New Roman" w:hAnsi="Arial" w:cs="Arial"/>
              <w:i/>
              <w:iCs/>
              <w:color w:val="000000"/>
            </w:rPr>
            <w:t>Review of Turbidity: Information for regulators and water suppliers</w:t>
          </w:r>
          <w:r w:rsidRPr="008529C7">
            <w:rPr>
              <w:rFonts w:ascii="Arial" w:eastAsia="Times New Roman" w:hAnsi="Arial" w:cs="Arial"/>
              <w:color w:val="000000"/>
            </w:rPr>
            <w:t>. https://iris.who.int/bitstream/handle/10665/254631/WHO-FWC-WSH-17.01-eng.pdf</w:t>
          </w:r>
        </w:p>
        <w:p w14:paraId="3E0E46F3" w14:textId="77777777" w:rsidR="00EF5E0E" w:rsidRPr="008529C7" w:rsidRDefault="00EF5E0E">
          <w:pPr>
            <w:autoSpaceDE w:val="0"/>
            <w:autoSpaceDN w:val="0"/>
            <w:ind w:hanging="480"/>
            <w:divId w:val="1425300851"/>
            <w:rPr>
              <w:rFonts w:ascii="Arial" w:eastAsia="Times New Roman" w:hAnsi="Arial" w:cs="Arial"/>
              <w:color w:val="000000"/>
            </w:rPr>
          </w:pPr>
          <w:r w:rsidRPr="008529C7">
            <w:rPr>
              <w:rFonts w:ascii="Arial" w:eastAsia="Times New Roman" w:hAnsi="Arial" w:cs="Arial"/>
              <w:color w:val="000000"/>
            </w:rPr>
            <w:t xml:space="preserve">World Health Organization and others. (2012). </w:t>
          </w:r>
          <w:r w:rsidRPr="008529C7">
            <w:rPr>
              <w:rFonts w:ascii="Arial" w:eastAsia="Times New Roman" w:hAnsi="Arial" w:cs="Arial"/>
              <w:i/>
              <w:iCs/>
              <w:color w:val="000000"/>
            </w:rPr>
            <w:t>Rapid assessment of drinking-water quality: a handbook for implementation</w:t>
          </w:r>
          <w:r w:rsidRPr="008529C7">
            <w:rPr>
              <w:rFonts w:ascii="Arial" w:eastAsia="Times New Roman" w:hAnsi="Arial" w:cs="Arial"/>
              <w:color w:val="000000"/>
            </w:rPr>
            <w:t>. https://iris.who.int/server/api/core/bitstreams/33b62e97-60c5-4263-a35d-054fd5d47a7e/content</w:t>
          </w:r>
        </w:p>
        <w:p w14:paraId="44C4AFB8" w14:textId="77777777" w:rsidR="00EF5E0E" w:rsidRPr="008529C7" w:rsidRDefault="00EF5E0E">
          <w:pPr>
            <w:autoSpaceDE w:val="0"/>
            <w:autoSpaceDN w:val="0"/>
            <w:ind w:hanging="480"/>
            <w:divId w:val="1828280732"/>
            <w:rPr>
              <w:rFonts w:ascii="Arial" w:eastAsia="Times New Roman" w:hAnsi="Arial" w:cs="Arial"/>
              <w:color w:val="000000"/>
            </w:rPr>
          </w:pPr>
          <w:r w:rsidRPr="008529C7">
            <w:rPr>
              <w:rFonts w:ascii="Arial" w:eastAsia="Times New Roman" w:hAnsi="Arial" w:cs="Arial"/>
              <w:color w:val="000000"/>
            </w:rPr>
            <w:t xml:space="preserve">Yin, C.-Y. (2010). Emerging usage of plant-based coagulants for water and wastewater treatment. </w:t>
          </w:r>
          <w:r w:rsidRPr="008529C7">
            <w:rPr>
              <w:rFonts w:ascii="Arial" w:eastAsia="Times New Roman" w:hAnsi="Arial" w:cs="Arial"/>
              <w:i/>
              <w:iCs/>
              <w:color w:val="000000"/>
            </w:rPr>
            <w:t>Process Biochemistry</w:t>
          </w:r>
          <w:r w:rsidRPr="008529C7">
            <w:rPr>
              <w:rFonts w:ascii="Arial" w:eastAsia="Times New Roman" w:hAnsi="Arial" w:cs="Arial"/>
              <w:color w:val="000000"/>
            </w:rPr>
            <w:t xml:space="preserve">, </w:t>
          </w:r>
          <w:r w:rsidRPr="008529C7">
            <w:rPr>
              <w:rFonts w:ascii="Arial" w:eastAsia="Times New Roman" w:hAnsi="Arial" w:cs="Arial"/>
              <w:i/>
              <w:iCs/>
              <w:color w:val="000000"/>
            </w:rPr>
            <w:t>45</w:t>
          </w:r>
          <w:r w:rsidRPr="008529C7">
            <w:rPr>
              <w:rFonts w:ascii="Arial" w:eastAsia="Times New Roman" w:hAnsi="Arial" w:cs="Arial"/>
              <w:color w:val="000000"/>
            </w:rPr>
            <w:t>(9), 1437–1444. https://doi.org/https://doi.org/10.1016/j.procbio.2010.05.030</w:t>
          </w:r>
        </w:p>
        <w:p w14:paraId="4895FEB5" w14:textId="77777777" w:rsidR="00EF5E0E" w:rsidRPr="008529C7" w:rsidRDefault="00EF5E0E">
          <w:pPr>
            <w:autoSpaceDE w:val="0"/>
            <w:autoSpaceDN w:val="0"/>
            <w:ind w:hanging="480"/>
            <w:divId w:val="950278607"/>
            <w:rPr>
              <w:rFonts w:ascii="Arial" w:eastAsia="Times New Roman" w:hAnsi="Arial" w:cs="Arial"/>
              <w:color w:val="000000"/>
            </w:rPr>
          </w:pPr>
          <w:r w:rsidRPr="008529C7">
            <w:rPr>
              <w:rFonts w:ascii="Arial" w:eastAsia="Times New Roman" w:hAnsi="Arial" w:cs="Arial"/>
              <w:color w:val="000000"/>
            </w:rPr>
            <w:t xml:space="preserve">Young, K. A., Anzalone, A., Pichler, T., Picquart, M., &amp; Alcantar, N. A. (2006). The Mexican Cactus as a New Environmentally Benign Material for the Removal of Contaminants in Drinking Water. </w:t>
          </w:r>
          <w:r w:rsidRPr="008529C7">
            <w:rPr>
              <w:rFonts w:ascii="Arial" w:eastAsia="Times New Roman" w:hAnsi="Arial" w:cs="Arial"/>
              <w:i/>
              <w:iCs/>
              <w:color w:val="000000"/>
            </w:rPr>
            <w:t>MRS Online Proceedings Library 2006 930:1</w:t>
          </w:r>
          <w:r w:rsidRPr="008529C7">
            <w:rPr>
              <w:rFonts w:ascii="Arial" w:eastAsia="Times New Roman" w:hAnsi="Arial" w:cs="Arial"/>
              <w:color w:val="000000"/>
            </w:rPr>
            <w:t xml:space="preserve">, </w:t>
          </w:r>
          <w:r w:rsidRPr="008529C7">
            <w:rPr>
              <w:rFonts w:ascii="Arial" w:eastAsia="Times New Roman" w:hAnsi="Arial" w:cs="Arial"/>
              <w:i/>
              <w:iCs/>
              <w:color w:val="000000"/>
            </w:rPr>
            <w:t>930</w:t>
          </w:r>
          <w:r w:rsidRPr="008529C7">
            <w:rPr>
              <w:rFonts w:ascii="Arial" w:eastAsia="Times New Roman" w:hAnsi="Arial" w:cs="Arial"/>
              <w:color w:val="000000"/>
            </w:rPr>
            <w:t>(1), 101-. https://doi.org/10.1557/proc-0930-jj01-01</w:t>
          </w:r>
        </w:p>
        <w:p w14:paraId="3D594FEE" w14:textId="77777777" w:rsidR="00EF5E0E" w:rsidRPr="008529C7" w:rsidRDefault="00EF5E0E">
          <w:pPr>
            <w:autoSpaceDE w:val="0"/>
            <w:autoSpaceDN w:val="0"/>
            <w:ind w:hanging="480"/>
            <w:divId w:val="1166433886"/>
            <w:rPr>
              <w:rFonts w:ascii="Arial" w:eastAsia="Times New Roman" w:hAnsi="Arial" w:cs="Arial"/>
              <w:color w:val="000000"/>
            </w:rPr>
          </w:pPr>
          <w:r w:rsidRPr="008529C7">
            <w:rPr>
              <w:rFonts w:ascii="Arial" w:eastAsia="Times New Roman" w:hAnsi="Arial" w:cs="Arial"/>
              <w:color w:val="000000"/>
            </w:rPr>
            <w:t xml:space="preserve">Zhang, J., Zhang, F., Luo, Y., &amp; Yang, H. (2006). A preliminary study on cactus as coagulant in water treatment. </w:t>
          </w:r>
          <w:r w:rsidRPr="008529C7">
            <w:rPr>
              <w:rFonts w:ascii="Arial" w:eastAsia="Times New Roman" w:hAnsi="Arial" w:cs="Arial"/>
              <w:i/>
              <w:iCs/>
              <w:color w:val="000000"/>
            </w:rPr>
            <w:t>Process Biochemistry</w:t>
          </w:r>
          <w:r w:rsidRPr="008529C7">
            <w:rPr>
              <w:rFonts w:ascii="Arial" w:eastAsia="Times New Roman" w:hAnsi="Arial" w:cs="Arial"/>
              <w:color w:val="000000"/>
            </w:rPr>
            <w:t xml:space="preserve">, </w:t>
          </w:r>
          <w:r w:rsidRPr="008529C7">
            <w:rPr>
              <w:rFonts w:ascii="Arial" w:eastAsia="Times New Roman" w:hAnsi="Arial" w:cs="Arial"/>
              <w:i/>
              <w:iCs/>
              <w:color w:val="000000"/>
            </w:rPr>
            <w:t>41</w:t>
          </w:r>
          <w:r w:rsidRPr="008529C7">
            <w:rPr>
              <w:rFonts w:ascii="Arial" w:eastAsia="Times New Roman" w:hAnsi="Arial" w:cs="Arial"/>
              <w:color w:val="000000"/>
            </w:rPr>
            <w:t>(3), 730–733. https://doi.org/10.1016/j.procbio.2005.08.016</w:t>
          </w:r>
        </w:p>
        <w:p w14:paraId="0A7ACD3D" w14:textId="265C1FB3" w:rsidR="00B36387" w:rsidRPr="00A136AF" w:rsidRDefault="00EF5E0E" w:rsidP="00670240">
          <w:pPr>
            <w:rPr>
              <w:rFonts w:ascii="Arial" w:hAnsi="Arial" w:cs="Arial"/>
            </w:rPr>
          </w:pPr>
          <w:r w:rsidRPr="008529C7">
            <w:rPr>
              <w:rFonts w:ascii="Arial" w:eastAsia="Times New Roman" w:hAnsi="Arial" w:cs="Arial"/>
              <w:color w:val="000000"/>
            </w:rPr>
            <w:t> </w:t>
          </w:r>
        </w:p>
      </w:sdtContent>
    </w:sdt>
    <w:sectPr w:rsidR="00B36387" w:rsidRPr="00A136AF" w:rsidSect="00034616">
      <w:footerReference w:type="default" r:id="rId27"/>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Emilio Almazán" w:date="2026-07-23T13:28:00Z" w:initials="EA">
    <w:p w14:paraId="50F70A23" w14:textId="77777777" w:rsidR="000C6765" w:rsidRDefault="000C6765">
      <w:pPr>
        <w:pStyle w:val="Textocomentario"/>
      </w:pPr>
      <w:r>
        <w:rPr>
          <w:rStyle w:val="Refdecomentario"/>
        </w:rPr>
        <w:annotationRef/>
      </w:r>
      <w:r>
        <w:t>Lo reescribí desde “No obstante, es necesario reconocer,…” para que no sea tan categórico en algunas expresiones y para que después no cueste pasarlo al inglés. Fijate si te parece</w:t>
      </w:r>
    </w:p>
  </w:comment>
  <w:comment w:id="7" w:author="Enzo Corte" w:date="2026-10-06T15:35:00Z" w:initials="EC">
    <w:p w14:paraId="346989E9" w14:textId="77777777" w:rsidR="006E406C" w:rsidRDefault="006E406C" w:rsidP="006E406C">
      <w:pPr>
        <w:pStyle w:val="Textocomentario"/>
        <w:jc w:val="left"/>
      </w:pPr>
      <w:r>
        <w:rPr>
          <w:rStyle w:val="Refdecomentario"/>
        </w:rPr>
        <w:annotationRef/>
      </w:r>
      <w:r>
        <w:t>Ya lo junte</w:t>
      </w:r>
    </w:p>
  </w:comment>
  <w:comment w:id="8" w:author="Enzo Corte" w:date="2026-10-07T11:47:00Z" w:initials="EC">
    <w:p w14:paraId="1512CA95" w14:textId="77777777" w:rsidR="00E041B6" w:rsidRDefault="002336C0" w:rsidP="00E041B6">
      <w:pPr>
        <w:pStyle w:val="Textocomentario"/>
        <w:jc w:val="left"/>
      </w:pPr>
      <w:r>
        <w:rPr>
          <w:rStyle w:val="Refdecomentario"/>
        </w:rPr>
        <w:annotationRef/>
      </w:r>
      <w:r w:rsidR="00E041B6">
        <w:t xml:space="preserve">Agregue este parrafo para darle un enfoque mas generalizado y conectar mejor, con las cosas que agregaste vos abajo </w:t>
      </w:r>
    </w:p>
  </w:comment>
  <w:comment w:id="14" w:author="Emilio Almazán" w:date="2026-07-23T13:41:00Z" w:initials="EA">
    <w:p w14:paraId="4BA3F381" w14:textId="3049F21D" w:rsidR="00A11AE0" w:rsidRDefault="00A11AE0">
      <w:pPr>
        <w:pStyle w:val="Textocomentario"/>
      </w:pPr>
      <w:r>
        <w:rPr>
          <w:rStyle w:val="Refdecomentario"/>
        </w:rPr>
        <w:annotationRef/>
      </w:r>
      <w:r>
        <w:t>Acá lo puse más general porque no se si es exclusivamente microbiológica la causa de porque deja de funcionar como biocoagulante, podría ser física y química también. No se si a eso hacías referencia.</w:t>
      </w:r>
    </w:p>
  </w:comment>
  <w:comment w:id="39" w:author="Emilio Almazán" w:date="2026-07-23T14:11:00Z" w:initials="EA">
    <w:p w14:paraId="021012ED" w14:textId="77777777" w:rsidR="006E31A3" w:rsidRPr="00964129" w:rsidRDefault="006E31A3" w:rsidP="006E31A3">
      <w:pPr>
        <w:pStyle w:val="pdq2pgselectionanchorcontainer"/>
      </w:pPr>
      <w:r>
        <w:rPr>
          <w:rStyle w:val="Refdecomentario"/>
        </w:rPr>
        <w:annotationRef/>
      </w:r>
      <w:r w:rsidRPr="00964129">
        <w:t>Fijate que hice varios cambios deliberados</w:t>
      </w:r>
      <w:r>
        <w:t>, si te parecen</w:t>
      </w:r>
      <w:r w:rsidRPr="00964129">
        <w:t>:</w:t>
      </w:r>
    </w:p>
    <w:p w14:paraId="3DB2C937" w14:textId="77777777" w:rsidR="006E31A3" w:rsidRPr="00964129" w:rsidRDefault="006E31A3" w:rsidP="006E31A3">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eastAsia="es-AR"/>
        </w:rPr>
      </w:pPr>
      <w:r w:rsidRPr="00964129">
        <w:rPr>
          <w:rFonts w:ascii="Times New Roman" w:eastAsia="Times New Roman" w:hAnsi="Times New Roman" w:cs="Times New Roman"/>
          <w:sz w:val="24"/>
          <w:szCs w:val="24"/>
          <w:lang w:eastAsia="es-AR"/>
        </w:rPr>
        <w:t xml:space="preserve">"Modelar la eficiencia" </w:t>
      </w:r>
      <w:r>
        <w:rPr>
          <w:rFonts w:ascii="Times New Roman" w:eastAsia="Times New Roman" w:hAnsi="Times New Roman" w:cs="Times New Roman"/>
          <w:sz w:val="24"/>
          <w:szCs w:val="24"/>
          <w:lang w:eastAsia="es-AR"/>
        </w:rPr>
        <w:t>por</w:t>
      </w:r>
      <w:r w:rsidRPr="00964129">
        <w:rPr>
          <w:rFonts w:ascii="Times New Roman" w:eastAsia="Times New Roman" w:hAnsi="Times New Roman" w:cs="Times New Roman"/>
          <w:sz w:val="24"/>
          <w:szCs w:val="24"/>
          <w:lang w:eastAsia="es-AR"/>
        </w:rPr>
        <w:t xml:space="preserve"> "modelar el desempeño" </w:t>
      </w:r>
    </w:p>
    <w:p w14:paraId="0EDE28E3" w14:textId="77777777" w:rsidR="006E31A3" w:rsidRPr="00964129" w:rsidRDefault="006E31A3" w:rsidP="006E31A3">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Creo que </w:t>
      </w:r>
      <w:r w:rsidRPr="00964129">
        <w:rPr>
          <w:rFonts w:ascii="Times New Roman" w:eastAsia="Times New Roman" w:hAnsi="Times New Roman" w:cs="Times New Roman"/>
          <w:sz w:val="24"/>
          <w:szCs w:val="24"/>
          <w:lang w:eastAsia="es-AR"/>
        </w:rPr>
        <w:t xml:space="preserve">"Desempeño" es más amplio e incluye estabilidad, remoción, dosis y robustez. </w:t>
      </w:r>
    </w:p>
    <w:p w14:paraId="7BD35824" w14:textId="77777777" w:rsidR="006E31A3" w:rsidRPr="00964129" w:rsidRDefault="006E31A3" w:rsidP="006E31A3">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eastAsia="es-AR"/>
        </w:rPr>
      </w:pPr>
      <w:r w:rsidRPr="00964129">
        <w:rPr>
          <w:rFonts w:ascii="Times New Roman" w:eastAsia="Times New Roman" w:hAnsi="Times New Roman" w:cs="Times New Roman"/>
          <w:sz w:val="24"/>
          <w:szCs w:val="24"/>
          <w:lang w:eastAsia="es-AR"/>
        </w:rPr>
        <w:t xml:space="preserve">"Cinética de degradación" </w:t>
      </w:r>
      <w:r>
        <w:rPr>
          <w:rFonts w:ascii="Times New Roman" w:eastAsia="Times New Roman" w:hAnsi="Times New Roman" w:cs="Times New Roman"/>
          <w:sz w:val="24"/>
          <w:szCs w:val="24"/>
          <w:lang w:eastAsia="es-AR"/>
        </w:rPr>
        <w:t>por</w:t>
      </w:r>
      <w:r w:rsidRPr="00964129">
        <w:rPr>
          <w:rFonts w:ascii="Times New Roman" w:eastAsia="Times New Roman" w:hAnsi="Times New Roman" w:cs="Times New Roman"/>
          <w:sz w:val="24"/>
          <w:szCs w:val="24"/>
          <w:lang w:eastAsia="es-AR"/>
        </w:rPr>
        <w:t xml:space="preserve"> "estabilidad temporal y capacidad clarificante" </w:t>
      </w:r>
    </w:p>
    <w:p w14:paraId="75E94873" w14:textId="77777777" w:rsidR="006E31A3" w:rsidRPr="00964129" w:rsidRDefault="006E31A3" w:rsidP="006E31A3">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eastAsia="es-AR"/>
        </w:rPr>
      </w:pPr>
      <w:r w:rsidRPr="00964129">
        <w:rPr>
          <w:rFonts w:ascii="Times New Roman" w:eastAsia="Times New Roman" w:hAnsi="Times New Roman" w:cs="Times New Roman"/>
          <w:sz w:val="24"/>
          <w:szCs w:val="24"/>
          <w:lang w:eastAsia="es-AR"/>
        </w:rPr>
        <w:t xml:space="preserve">"Screening comparativo" por  "análisis comparativo de estrategias de estabilización" </w:t>
      </w:r>
    </w:p>
    <w:p w14:paraId="118D48DC" w14:textId="77777777" w:rsidR="006E31A3" w:rsidRPr="00964129" w:rsidRDefault="006E31A3" w:rsidP="006E31A3">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eastAsia="es-AR"/>
        </w:rPr>
      </w:pPr>
      <w:r w:rsidRPr="00964129">
        <w:rPr>
          <w:rFonts w:ascii="Times New Roman" w:eastAsia="Times New Roman" w:hAnsi="Times New Roman" w:cs="Times New Roman"/>
          <w:sz w:val="24"/>
          <w:szCs w:val="24"/>
          <w:lang w:eastAsia="es-AR"/>
        </w:rPr>
        <w:t xml:space="preserve"> Eliminé "Regresión Logística". </w:t>
      </w:r>
    </w:p>
    <w:p w14:paraId="7430D4BE" w14:textId="77777777" w:rsidR="006E31A3" w:rsidRPr="00964129" w:rsidRDefault="006E31A3" w:rsidP="006E31A3">
      <w:pPr>
        <w:spacing w:before="100" w:beforeAutospacing="1" w:after="100" w:afterAutospacing="1" w:line="240" w:lineRule="auto"/>
        <w:jc w:val="left"/>
        <w:rPr>
          <w:rFonts w:ascii="Times New Roman" w:eastAsia="Times New Roman" w:hAnsi="Times New Roman" w:cs="Times New Roman"/>
          <w:sz w:val="24"/>
          <w:szCs w:val="24"/>
          <w:lang w:eastAsia="es-AR"/>
        </w:rPr>
      </w:pPr>
      <w:r w:rsidRPr="00964129">
        <w:rPr>
          <w:rFonts w:ascii="Times New Roman" w:eastAsia="Times New Roman" w:hAnsi="Times New Roman" w:cs="Times New Roman"/>
          <w:sz w:val="24"/>
          <w:szCs w:val="24"/>
          <w:lang w:eastAsia="es-AR"/>
        </w:rPr>
        <w:t>Hasta que e</w:t>
      </w:r>
      <w:r>
        <w:rPr>
          <w:rFonts w:ascii="Times New Roman" w:eastAsia="Times New Roman" w:hAnsi="Times New Roman" w:cs="Times New Roman"/>
          <w:sz w:val="24"/>
          <w:szCs w:val="24"/>
          <w:lang w:eastAsia="es-AR"/>
        </w:rPr>
        <w:t xml:space="preserve">stemos seguros </w:t>
      </w:r>
      <w:r w:rsidRPr="00964129">
        <w:rPr>
          <w:rFonts w:ascii="Times New Roman" w:eastAsia="Times New Roman" w:hAnsi="Times New Roman" w:cs="Times New Roman"/>
          <w:sz w:val="24"/>
          <w:szCs w:val="24"/>
          <w:lang w:eastAsia="es-AR"/>
        </w:rPr>
        <w:t xml:space="preserve">yo no lo mencionaría en el objetivo de la introducción. Lo dejaría para Materiales y Métodos. </w:t>
      </w:r>
    </w:p>
    <w:p w14:paraId="105E7F67" w14:textId="77777777" w:rsidR="006E31A3" w:rsidRPr="00964129" w:rsidRDefault="006E31A3" w:rsidP="006E31A3">
      <w:pPr>
        <w:numPr>
          <w:ilvl w:val="0"/>
          <w:numId w:val="19"/>
        </w:numPr>
        <w:spacing w:before="100" w:beforeAutospacing="1" w:after="100" w:afterAutospacing="1" w:line="240" w:lineRule="auto"/>
        <w:jc w:val="left"/>
        <w:rPr>
          <w:rFonts w:ascii="Times New Roman" w:eastAsia="Times New Roman" w:hAnsi="Times New Roman" w:cs="Times New Roman"/>
          <w:sz w:val="24"/>
          <w:szCs w:val="24"/>
          <w:lang w:eastAsia="es-AR"/>
        </w:rPr>
      </w:pPr>
      <w:r w:rsidRPr="00964129">
        <w:rPr>
          <w:rFonts w:ascii="Times New Roman" w:eastAsia="Times New Roman" w:hAnsi="Times New Roman" w:cs="Times New Roman"/>
          <w:sz w:val="24"/>
          <w:szCs w:val="24"/>
          <w:lang w:eastAsia="es-AR"/>
        </w:rPr>
        <w:t xml:space="preserve">"Inferir dosis óptimas" </w:t>
      </w:r>
      <w:r>
        <w:rPr>
          <w:rFonts w:ascii="Times New Roman" w:eastAsia="Times New Roman" w:hAnsi="Times New Roman" w:cs="Times New Roman"/>
          <w:sz w:val="24"/>
          <w:szCs w:val="24"/>
          <w:lang w:eastAsia="es-AR"/>
        </w:rPr>
        <w:t>por</w:t>
      </w:r>
      <w:r w:rsidRPr="00964129">
        <w:rPr>
          <w:rFonts w:ascii="Times New Roman" w:eastAsia="Times New Roman" w:hAnsi="Times New Roman" w:cs="Times New Roman"/>
          <w:sz w:val="24"/>
          <w:szCs w:val="24"/>
          <w:lang w:eastAsia="es-AR"/>
        </w:rPr>
        <w:t xml:space="preserve"> "analizar la influencia..." </w:t>
      </w:r>
    </w:p>
    <w:p w14:paraId="144A47FF" w14:textId="77777777" w:rsidR="006E31A3" w:rsidRPr="00964129" w:rsidRDefault="006E31A3" w:rsidP="006E31A3">
      <w:pPr>
        <w:spacing w:before="100" w:beforeAutospacing="1" w:after="100" w:afterAutospacing="1" w:line="240" w:lineRule="auto"/>
        <w:jc w:val="left"/>
        <w:rPr>
          <w:rFonts w:ascii="Times New Roman" w:eastAsia="Times New Roman" w:hAnsi="Times New Roman" w:cs="Times New Roman"/>
          <w:sz w:val="24"/>
          <w:szCs w:val="24"/>
          <w:lang w:eastAsia="es-AR"/>
        </w:rPr>
      </w:pPr>
      <w:r w:rsidRPr="00964129">
        <w:rPr>
          <w:rFonts w:ascii="Times New Roman" w:eastAsia="Times New Roman" w:hAnsi="Times New Roman" w:cs="Times New Roman"/>
          <w:sz w:val="24"/>
          <w:szCs w:val="24"/>
          <w:lang w:eastAsia="es-AR"/>
        </w:rPr>
        <w:t>Es una afirmación más prudente y difícil de cuestionar.</w:t>
      </w:r>
    </w:p>
    <w:p w14:paraId="00B8B03F" w14:textId="77777777" w:rsidR="006E31A3" w:rsidRDefault="006E31A3" w:rsidP="006E31A3">
      <w:pPr>
        <w:pStyle w:val="Textocomentario"/>
      </w:pPr>
      <w:r>
        <w:t>Tenés que corregir lo de Interacciones fisiológicas</w:t>
      </w:r>
    </w:p>
  </w:comment>
  <w:comment w:id="40" w:author="Enzo Corte" w:date="2026-10-16T14:46:00Z" w:initials="EC">
    <w:p w14:paraId="0234F680" w14:textId="77777777" w:rsidR="00180140" w:rsidRDefault="00180140" w:rsidP="00180140">
      <w:pPr>
        <w:pStyle w:val="Textocomentario"/>
        <w:jc w:val="left"/>
      </w:pPr>
      <w:r>
        <w:rPr>
          <w:rStyle w:val="Refdecomentario"/>
        </w:rPr>
        <w:annotationRef/>
      </w:r>
      <w:r>
        <w:t>Elegi la regresion logistica por el conjunto de datos, llego a predecir que superan el umbral de 92% de remocion, pero no a predecir cuanto removeria variando ciertos parametros, por eso es logistica, cumple o no cumple</w:t>
      </w:r>
    </w:p>
  </w:comment>
  <w:comment w:id="45" w:author="Emilio Almazán" w:date="2026-07-23T13:59:00Z" w:initials="EA">
    <w:p w14:paraId="4B47AAB6" w14:textId="466DE218" w:rsidR="0007669E" w:rsidRPr="00F22AD8" w:rsidRDefault="0007669E" w:rsidP="000F43A9">
      <w:pPr>
        <w:pStyle w:val="Prrafodelista"/>
        <w:spacing w:before="100" w:beforeAutospacing="1" w:after="100" w:afterAutospacing="1" w:line="240" w:lineRule="auto"/>
        <w:ind w:left="0"/>
        <w:jc w:val="left"/>
        <w:rPr>
          <w:rFonts w:ascii="Times New Roman" w:eastAsia="Times New Roman" w:hAnsi="Times New Roman" w:cs="Times New Roman"/>
          <w:sz w:val="24"/>
          <w:szCs w:val="24"/>
          <w:lang w:eastAsia="es-AR"/>
        </w:rPr>
      </w:pPr>
      <w:r>
        <w:rPr>
          <w:rStyle w:val="Refdecomentario"/>
        </w:rPr>
        <w:annotationRef/>
      </w:r>
      <w:r w:rsidR="000F43A9">
        <w:rPr>
          <w:rFonts w:ascii="Times New Roman" w:eastAsia="Times New Roman" w:hAnsi="Times New Roman" w:cs="Times New Roman"/>
          <w:sz w:val="24"/>
          <w:szCs w:val="24"/>
          <w:lang w:eastAsia="es-AR"/>
        </w:rPr>
        <w:t>*</w:t>
      </w:r>
      <w:r w:rsidRPr="00F22AD8">
        <w:rPr>
          <w:rFonts w:ascii="Times New Roman" w:eastAsia="Times New Roman" w:hAnsi="Times New Roman" w:cs="Times New Roman"/>
          <w:sz w:val="24"/>
          <w:szCs w:val="24"/>
          <w:lang w:eastAsia="es-AR"/>
        </w:rPr>
        <w:t xml:space="preserve">Revisar el uso de la Regresión Logística. </w:t>
      </w:r>
      <w:r w:rsidR="00F22AD8" w:rsidRPr="00F22AD8">
        <w:rPr>
          <w:rFonts w:ascii="Times New Roman" w:eastAsia="Times New Roman" w:hAnsi="Times New Roman" w:cs="Times New Roman"/>
          <w:sz w:val="24"/>
          <w:szCs w:val="24"/>
          <w:lang w:eastAsia="es-AR"/>
        </w:rPr>
        <w:t>Por lo que entiendo, e</w:t>
      </w:r>
      <w:r w:rsidRPr="00F22AD8">
        <w:rPr>
          <w:rFonts w:ascii="Times New Roman" w:eastAsia="Times New Roman" w:hAnsi="Times New Roman" w:cs="Times New Roman"/>
          <w:sz w:val="24"/>
          <w:szCs w:val="24"/>
          <w:lang w:eastAsia="es-AR"/>
        </w:rPr>
        <w:t>ste algoritmo está diseñado para problemas de clasificación (variables categóricas: Sí/No, Alta/Baja, Apto/No apto), mientras que el trabajo plantea la predicción de una variable continua (dosis óptima de</w:t>
      </w:r>
      <w:r w:rsidR="00F22AD8" w:rsidRPr="00F22AD8">
        <w:rPr>
          <w:rFonts w:ascii="Times New Roman" w:eastAsia="Times New Roman" w:hAnsi="Times New Roman" w:cs="Times New Roman"/>
          <w:sz w:val="24"/>
          <w:szCs w:val="24"/>
          <w:lang w:eastAsia="es-AR"/>
        </w:rPr>
        <w:t xml:space="preserve"> la penca de tuna</w:t>
      </w:r>
      <w:r w:rsidRPr="00F22AD8">
        <w:rPr>
          <w:rFonts w:ascii="Times New Roman" w:eastAsia="Times New Roman" w:hAnsi="Times New Roman" w:cs="Times New Roman"/>
          <w:sz w:val="24"/>
          <w:szCs w:val="24"/>
          <w:lang w:eastAsia="es-AR"/>
        </w:rPr>
        <w:t>). Si el objetivo es estimar dosis en función del tiempo de almacenamiento y la turbidez inicial, sería más apropiado emplear modelos de regresión</w:t>
      </w:r>
      <w:r w:rsidR="00F22AD8" w:rsidRPr="00F22AD8">
        <w:rPr>
          <w:rFonts w:ascii="Times New Roman" w:eastAsia="Times New Roman" w:hAnsi="Times New Roman" w:cs="Times New Roman"/>
          <w:sz w:val="24"/>
          <w:szCs w:val="24"/>
          <w:lang w:eastAsia="es-AR"/>
        </w:rPr>
        <w:t xml:space="preserve">. </w:t>
      </w:r>
      <w:r w:rsidRPr="00F22AD8">
        <w:rPr>
          <w:rFonts w:ascii="Times New Roman" w:eastAsia="Times New Roman" w:hAnsi="Times New Roman" w:cs="Times New Roman"/>
          <w:sz w:val="24"/>
          <w:szCs w:val="24"/>
          <w:lang w:eastAsia="es-AR"/>
        </w:rPr>
        <w:t>En caso de mantener Regresión Logística, debe justificarse explícitamente y aclarar que la variable respuesta fue previamente categorizada</w:t>
      </w:r>
      <w:r w:rsidR="00F22AD8">
        <w:rPr>
          <w:rFonts w:ascii="Times New Roman" w:eastAsia="Times New Roman" w:hAnsi="Times New Roman" w:cs="Times New Roman"/>
          <w:sz w:val="24"/>
          <w:szCs w:val="24"/>
          <w:lang w:eastAsia="es-AR"/>
        </w:rPr>
        <w:t xml:space="preserve">, es decir se </w:t>
      </w:r>
      <w:r w:rsidR="00F22AD8">
        <w:t>debería indicar explícitamente que la variable respuesta fue categorizada previamente y justificar las ventajas de este enfoque en términos de interpretabilidad, robustez y aplicabilidad al problema planteado. De lo contrario, existe el riesgo de que un revisor considere que el algoritmo seleccionado no es consistente con la naturaleza de los datos y de los objetivos declarados del estudio.</w:t>
      </w:r>
    </w:p>
    <w:p w14:paraId="176CF00C" w14:textId="794347B8" w:rsidR="0007669E" w:rsidRPr="0007669E" w:rsidRDefault="000F43A9" w:rsidP="000F43A9">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0007669E" w:rsidRPr="0007669E">
        <w:rPr>
          <w:rFonts w:ascii="Times New Roman" w:eastAsia="Times New Roman" w:hAnsi="Times New Roman" w:cs="Times New Roman"/>
          <w:sz w:val="24"/>
          <w:szCs w:val="24"/>
          <w:lang w:eastAsia="es-AR"/>
        </w:rPr>
        <w:t xml:space="preserve">El término "Interacciones fisiológicas" </w:t>
      </w:r>
      <w:r w:rsidR="00F22AD8">
        <w:rPr>
          <w:rFonts w:ascii="Times New Roman" w:eastAsia="Times New Roman" w:hAnsi="Times New Roman" w:cs="Times New Roman"/>
          <w:sz w:val="24"/>
          <w:szCs w:val="24"/>
          <w:lang w:eastAsia="es-AR"/>
        </w:rPr>
        <w:t>creo que es incorrecto</w:t>
      </w:r>
      <w:r w:rsidR="0007669E" w:rsidRPr="0007669E">
        <w:rPr>
          <w:rFonts w:ascii="Times New Roman" w:eastAsia="Times New Roman" w:hAnsi="Times New Roman" w:cs="Times New Roman"/>
          <w:sz w:val="24"/>
          <w:szCs w:val="24"/>
          <w:lang w:eastAsia="es-AR"/>
        </w:rPr>
        <w:t xml:space="preserve">. La investigación no evalúa procesos fisiológicos de la planta, sino la estabilidad, conservación y desempeño del biocoagulante durante el almacenamiento poscosecha. </w:t>
      </w:r>
      <w:r w:rsidR="00F22AD8">
        <w:rPr>
          <w:rFonts w:ascii="Times New Roman" w:eastAsia="Times New Roman" w:hAnsi="Times New Roman" w:cs="Times New Roman"/>
          <w:sz w:val="24"/>
          <w:szCs w:val="24"/>
          <w:lang w:eastAsia="es-AR"/>
        </w:rPr>
        <w:t>Yo lo cambiaría por:</w:t>
      </w:r>
      <w:r w:rsidR="0007669E" w:rsidRPr="0007669E">
        <w:rPr>
          <w:rFonts w:ascii="Times New Roman" w:eastAsia="Times New Roman" w:hAnsi="Times New Roman" w:cs="Times New Roman"/>
          <w:sz w:val="24"/>
          <w:szCs w:val="24"/>
          <w:lang w:eastAsia="es-AR"/>
        </w:rPr>
        <w:t xml:space="preserve"> </w:t>
      </w:r>
    </w:p>
    <w:p w14:paraId="0518BD7F" w14:textId="66BC0D95" w:rsidR="00F22AD8" w:rsidRDefault="000F43A9" w:rsidP="00F22AD8">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0007669E" w:rsidRPr="0007669E">
        <w:rPr>
          <w:rFonts w:ascii="Times New Roman" w:eastAsia="Times New Roman" w:hAnsi="Times New Roman" w:cs="Times New Roman"/>
          <w:sz w:val="24"/>
          <w:szCs w:val="24"/>
          <w:lang w:eastAsia="es-AR"/>
        </w:rPr>
        <w:t xml:space="preserve">Modelado predictivo de la estabilidad y desempeño del biocoagulante. </w:t>
      </w:r>
    </w:p>
    <w:p w14:paraId="77A49AAE" w14:textId="63EA5793" w:rsidR="0007669E" w:rsidRPr="0007669E" w:rsidRDefault="000F43A9" w:rsidP="00F22AD8">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0007669E" w:rsidRPr="0007669E">
        <w:rPr>
          <w:rFonts w:ascii="Times New Roman" w:eastAsia="Times New Roman" w:hAnsi="Times New Roman" w:cs="Times New Roman"/>
          <w:sz w:val="24"/>
          <w:szCs w:val="24"/>
          <w:lang w:eastAsia="es-AR"/>
        </w:rPr>
        <w:t xml:space="preserve">Modelado predictivo de la estabilidad durante el almacenamiento y la eficiencia clarificante. </w:t>
      </w:r>
    </w:p>
    <w:p w14:paraId="00CEF382" w14:textId="707B7BD3" w:rsidR="0007669E" w:rsidRPr="0007669E" w:rsidRDefault="000F43A9" w:rsidP="00F22AD8">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0007669E" w:rsidRPr="0007669E">
        <w:rPr>
          <w:rFonts w:ascii="Times New Roman" w:eastAsia="Times New Roman" w:hAnsi="Times New Roman" w:cs="Times New Roman"/>
          <w:sz w:val="24"/>
          <w:szCs w:val="24"/>
          <w:lang w:eastAsia="es-AR"/>
        </w:rPr>
        <w:t xml:space="preserve">Predicción del desempeño del biocoagulante mediante técnicas de Machine Learning. </w:t>
      </w:r>
    </w:p>
    <w:p w14:paraId="1E608417" w14:textId="3C47498C" w:rsidR="0007669E" w:rsidRPr="00F22AD8" w:rsidRDefault="000F43A9" w:rsidP="000F43A9">
      <w:pPr>
        <w:pStyle w:val="Prrafodelista"/>
        <w:spacing w:before="100" w:beforeAutospacing="1" w:after="100" w:afterAutospacing="1" w:line="240" w:lineRule="auto"/>
        <w:ind w:left="0"/>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0007669E" w:rsidRPr="00F22AD8">
        <w:rPr>
          <w:rFonts w:ascii="Times New Roman" w:eastAsia="Times New Roman" w:hAnsi="Times New Roman" w:cs="Times New Roman"/>
          <w:sz w:val="24"/>
          <w:szCs w:val="24"/>
          <w:lang w:eastAsia="es-AR"/>
        </w:rPr>
        <w:t xml:space="preserve">La introducción y la figura deben reforzar una hipótesis central única. Actualmente, el trabajo aborda degradación, secado, purificación, almacenamiento, Machine Learning y validación en matriz real. </w:t>
      </w:r>
      <w:r w:rsidR="00F22AD8" w:rsidRPr="00F22AD8">
        <w:rPr>
          <w:rFonts w:ascii="Times New Roman" w:eastAsia="Times New Roman" w:hAnsi="Times New Roman" w:cs="Times New Roman"/>
          <w:sz w:val="24"/>
          <w:szCs w:val="24"/>
          <w:lang w:eastAsia="es-AR"/>
        </w:rPr>
        <w:t xml:space="preserve">Creo que hay que </w:t>
      </w:r>
      <w:r w:rsidR="0007669E" w:rsidRPr="00F22AD8">
        <w:rPr>
          <w:rFonts w:ascii="Times New Roman" w:eastAsia="Times New Roman" w:hAnsi="Times New Roman" w:cs="Times New Roman"/>
          <w:sz w:val="24"/>
          <w:szCs w:val="24"/>
          <w:lang w:eastAsia="es-AR"/>
        </w:rPr>
        <w:t>enfatizar que el objetivo global es transformar un biocoagulante altamente perecedero en un producto estandarizado, predecible y potencialmente escalable para aplicaciones en potabilización de agua.</w:t>
      </w:r>
    </w:p>
    <w:p w14:paraId="5F9573A1" w14:textId="77B8333B" w:rsidR="0007669E" w:rsidRDefault="0007669E">
      <w:pPr>
        <w:pStyle w:val="Textocomentario"/>
      </w:pPr>
    </w:p>
  </w:comment>
  <w:comment w:id="46" w:author="Enzo Corte" w:date="2026-10-16T14:49:00Z" w:initials="EC">
    <w:p w14:paraId="57356FCA" w14:textId="77777777" w:rsidR="00CB0548" w:rsidRDefault="00CB0548" w:rsidP="00CB0548">
      <w:pPr>
        <w:pStyle w:val="Textocomentario"/>
        <w:jc w:val="left"/>
      </w:pPr>
      <w:r>
        <w:rPr>
          <w:rStyle w:val="Refdecomentario"/>
        </w:rPr>
        <w:annotationRef/>
      </w:r>
      <w:r>
        <w:t>Si tenes razon, la regresion logistica es como decis vos, es lo unico que se podria modelar con machine learning con la cantidad de datos, algo mas de regresion no me da la cantidad de ensayos.</w:t>
      </w:r>
    </w:p>
  </w:comment>
  <w:comment w:id="48" w:author="Emilio Almazán" w:date="2026-07-23T17:11:00Z" w:initials="EA">
    <w:p w14:paraId="65723C9D" w14:textId="3A0207B7" w:rsidR="00655757" w:rsidRDefault="00655757">
      <w:pPr>
        <w:pStyle w:val="Textocomentario"/>
      </w:pPr>
      <w:r>
        <w:rPr>
          <w:rStyle w:val="Refdecomentario"/>
        </w:rPr>
        <w:annotationRef/>
      </w:r>
      <w:r>
        <w:t>OJO, todas las figuras tienen que estar citadas en el texto</w:t>
      </w:r>
    </w:p>
  </w:comment>
  <w:comment w:id="49" w:author="Enzo Corte" w:date="2026-10-16T15:10:00Z" w:initials="EC">
    <w:p w14:paraId="2F4584C4" w14:textId="77777777" w:rsidR="002F2CF7" w:rsidRDefault="002F2CF7" w:rsidP="002F2CF7">
      <w:pPr>
        <w:pStyle w:val="Textocomentario"/>
        <w:jc w:val="left"/>
      </w:pPr>
      <w:r>
        <w:rPr>
          <w:rStyle w:val="Refdecomentario"/>
        </w:rPr>
        <w:annotationRef/>
      </w:r>
      <w:r>
        <w:t>Tengo que averiguar esto</w:t>
      </w:r>
    </w:p>
  </w:comment>
  <w:comment w:id="51" w:author="Emilio Almazán" w:date="2026-07-23T14:56:00Z" w:initials="EA">
    <w:p w14:paraId="1F6D0210" w14:textId="00F17A28" w:rsidR="00F66FF8" w:rsidRPr="009E4051" w:rsidRDefault="00F66FF8" w:rsidP="00F66FF8">
      <w:pPr>
        <w:pStyle w:val="pdq2pgselectionanchorcontainer"/>
      </w:pPr>
      <w:r>
        <w:rPr>
          <w:rStyle w:val="Refdecomentario"/>
        </w:rPr>
        <w:annotationRef/>
      </w:r>
      <w:r>
        <w:t>Enzo querido, realicé</w:t>
      </w:r>
      <w:r w:rsidRPr="009E4051">
        <w:t xml:space="preserve"> varias modificaciones en esta sección</w:t>
      </w:r>
      <w:r>
        <w:t>.</w:t>
      </w:r>
      <w:r w:rsidRPr="009E4051">
        <w:t xml:space="preserve"> Recordá que Materiales y Métodos debe responder fundamentalmente a tres preguntas: </w:t>
      </w:r>
      <w:r w:rsidRPr="009E4051">
        <w:rPr>
          <w:b/>
          <w:bCs/>
        </w:rPr>
        <w:t>qué se hizo?, cómo se hizo? y bajo qué condicion</w:t>
      </w:r>
      <w:r>
        <w:rPr>
          <w:b/>
          <w:bCs/>
        </w:rPr>
        <w:t>e</w:t>
      </w:r>
      <w:r w:rsidRPr="009E4051">
        <w:rPr>
          <w:b/>
          <w:bCs/>
        </w:rPr>
        <w:t>s se hizo?</w:t>
      </w:r>
      <w:r w:rsidRPr="009E4051">
        <w:t xml:space="preserve">. </w:t>
      </w:r>
      <w:r>
        <w:t>Por eso,</w:t>
      </w:r>
      <w:r w:rsidRPr="009E4051">
        <w:t xml:space="preserve"> es recomendable evitar incorporar interpretaciones o afirmaciones que no hayan sido verificadas experimentalmente.</w:t>
      </w:r>
    </w:p>
    <w:p w14:paraId="33F4E75F" w14:textId="77777777" w:rsidR="00F66FF8" w:rsidRPr="009E4051" w:rsidRDefault="00F66FF8" w:rsidP="00F66FF8">
      <w:pPr>
        <w:spacing w:before="100" w:beforeAutospacing="1" w:after="100" w:afterAutospacing="1" w:line="240" w:lineRule="auto"/>
        <w:jc w:val="left"/>
        <w:rPr>
          <w:rFonts w:ascii="Times New Roman" w:eastAsia="Times New Roman" w:hAnsi="Times New Roman" w:cs="Times New Roman"/>
          <w:sz w:val="24"/>
          <w:szCs w:val="24"/>
          <w:lang w:eastAsia="es-AR"/>
        </w:rPr>
      </w:pPr>
      <w:r w:rsidRPr="009E4051">
        <w:rPr>
          <w:rFonts w:ascii="Times New Roman" w:eastAsia="Times New Roman" w:hAnsi="Times New Roman" w:cs="Times New Roman"/>
          <w:sz w:val="24"/>
          <w:szCs w:val="24"/>
          <w:lang w:eastAsia="es-AR"/>
        </w:rPr>
        <w:t xml:space="preserve">Por ejemplo, </w:t>
      </w:r>
      <w:r>
        <w:rPr>
          <w:rFonts w:ascii="Times New Roman" w:eastAsia="Times New Roman" w:hAnsi="Times New Roman" w:cs="Times New Roman"/>
          <w:sz w:val="24"/>
          <w:szCs w:val="24"/>
          <w:lang w:eastAsia="es-AR"/>
        </w:rPr>
        <w:t>saqué las expresiones</w:t>
      </w:r>
      <w:r w:rsidRPr="009E4051">
        <w:rPr>
          <w:rFonts w:ascii="Times New Roman" w:eastAsia="Times New Roman" w:hAnsi="Times New Roman" w:cs="Times New Roman"/>
          <w:sz w:val="24"/>
          <w:szCs w:val="24"/>
          <w:lang w:eastAsia="es-AR"/>
        </w:rPr>
        <w:t>:</w:t>
      </w:r>
    </w:p>
    <w:p w14:paraId="555CECE5" w14:textId="77777777" w:rsidR="00F66FF8" w:rsidRDefault="00F66FF8" w:rsidP="00F66FF8">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Pr="009E4051">
        <w:rPr>
          <w:rFonts w:ascii="Times New Roman" w:eastAsia="Times New Roman" w:hAnsi="Times New Roman" w:cs="Times New Roman"/>
          <w:sz w:val="24"/>
          <w:szCs w:val="24"/>
          <w:lang w:eastAsia="es-AR"/>
        </w:rPr>
        <w:t xml:space="preserve">"preserva la integridad de los grupos carboxilo y los enlaces del ácido poligalacturónico"; </w:t>
      </w:r>
    </w:p>
    <w:p w14:paraId="68F8EEAC" w14:textId="77777777" w:rsidR="00F66FF8" w:rsidRPr="009E4051" w:rsidRDefault="00F66FF8" w:rsidP="00F66FF8">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Pr="009E4051">
        <w:rPr>
          <w:rFonts w:ascii="Times New Roman" w:eastAsia="Times New Roman" w:hAnsi="Times New Roman" w:cs="Times New Roman"/>
          <w:sz w:val="24"/>
          <w:szCs w:val="24"/>
          <w:lang w:eastAsia="es-AR"/>
        </w:rPr>
        <w:t xml:space="preserve">"precipitación selectiva de la estructura macromolecular"; </w:t>
      </w:r>
    </w:p>
    <w:p w14:paraId="30E92263" w14:textId="77777777" w:rsidR="00F66FF8" w:rsidRPr="009E4051" w:rsidRDefault="00F66FF8" w:rsidP="00F66FF8">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Pr="009E4051">
        <w:rPr>
          <w:rFonts w:ascii="Times New Roman" w:eastAsia="Times New Roman" w:hAnsi="Times New Roman" w:cs="Times New Roman"/>
          <w:sz w:val="24"/>
          <w:szCs w:val="24"/>
          <w:lang w:eastAsia="es-AR"/>
        </w:rPr>
        <w:t xml:space="preserve">"efecto de salting-out inducido por fuerzas electrolíticas asimétricas"; </w:t>
      </w:r>
    </w:p>
    <w:p w14:paraId="7AD90B00" w14:textId="77777777" w:rsidR="00F66FF8" w:rsidRPr="009E4051" w:rsidRDefault="00F66FF8" w:rsidP="00F66FF8">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Pr="009E4051">
        <w:rPr>
          <w:rFonts w:ascii="Times New Roman" w:eastAsia="Times New Roman" w:hAnsi="Times New Roman" w:cs="Times New Roman"/>
          <w:sz w:val="24"/>
          <w:szCs w:val="24"/>
          <w:lang w:eastAsia="es-AR"/>
        </w:rPr>
        <w:t xml:space="preserve">"biomasa sólida cristalizada"; </w:t>
      </w:r>
    </w:p>
    <w:p w14:paraId="7387F370" w14:textId="77777777" w:rsidR="00F66FF8" w:rsidRPr="009E4051" w:rsidRDefault="00F66FF8" w:rsidP="00F66FF8">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w:t>
      </w:r>
      <w:r w:rsidRPr="009E4051">
        <w:rPr>
          <w:rFonts w:ascii="Times New Roman" w:eastAsia="Times New Roman" w:hAnsi="Times New Roman" w:cs="Times New Roman"/>
          <w:sz w:val="24"/>
          <w:szCs w:val="24"/>
          <w:lang w:eastAsia="es-AR"/>
        </w:rPr>
        <w:t xml:space="preserve">"sin fragmentar las cadenas poliméricas"; </w:t>
      </w:r>
    </w:p>
    <w:p w14:paraId="4192F404" w14:textId="77777777" w:rsidR="00F66FF8" w:rsidRPr="009E4051" w:rsidRDefault="00F66FF8" w:rsidP="00F66FF8">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Porque </w:t>
      </w:r>
      <w:r w:rsidRPr="009E4051">
        <w:rPr>
          <w:rFonts w:ascii="Times New Roman" w:eastAsia="Times New Roman" w:hAnsi="Times New Roman" w:cs="Times New Roman"/>
          <w:sz w:val="24"/>
          <w:szCs w:val="24"/>
          <w:lang w:eastAsia="es-AR"/>
        </w:rPr>
        <w:t>implican la existencia de evidencia analítica específica (FTIR, SEM, etc.) que no fue presentada en el trabajo. Un revisor puede interpretar estas afirmaciones como sobreinterpretaciones de los resultados y solicitar evidencia adicional.</w:t>
      </w:r>
    </w:p>
    <w:p w14:paraId="3DA81FAF" w14:textId="77777777" w:rsidR="00F66FF8" w:rsidRPr="009E4051" w:rsidRDefault="00F66FF8" w:rsidP="00F66FF8">
      <w:pPr>
        <w:spacing w:before="100" w:beforeAutospacing="1" w:after="100" w:afterAutospacing="1" w:line="240" w:lineRule="auto"/>
        <w:jc w:val="left"/>
        <w:rPr>
          <w:rFonts w:ascii="Times New Roman" w:eastAsia="Times New Roman" w:hAnsi="Times New Roman" w:cs="Times New Roman"/>
          <w:sz w:val="24"/>
          <w:szCs w:val="24"/>
          <w:lang w:eastAsia="es-AR"/>
        </w:rPr>
      </w:pPr>
      <w:r w:rsidRPr="009E4051">
        <w:rPr>
          <w:rFonts w:ascii="Times New Roman" w:eastAsia="Times New Roman" w:hAnsi="Times New Roman" w:cs="Times New Roman"/>
          <w:sz w:val="24"/>
          <w:szCs w:val="24"/>
          <w:lang w:eastAsia="es-AR"/>
        </w:rPr>
        <w:t>Como regla general para la escritura científica:</w:t>
      </w:r>
    </w:p>
    <w:p w14:paraId="75D45B6E" w14:textId="77777777" w:rsidR="00F66FF8" w:rsidRPr="009E4051" w:rsidRDefault="00F66FF8" w:rsidP="00F66FF8">
      <w:pPr>
        <w:spacing w:beforeAutospacing="1" w:after="100" w:afterAutospacing="1" w:line="240" w:lineRule="auto"/>
        <w:jc w:val="left"/>
        <w:rPr>
          <w:rFonts w:ascii="Times New Roman" w:eastAsia="Times New Roman" w:hAnsi="Times New Roman" w:cs="Times New Roman"/>
          <w:sz w:val="24"/>
          <w:szCs w:val="24"/>
          <w:lang w:eastAsia="es-AR"/>
        </w:rPr>
      </w:pPr>
      <w:r w:rsidRPr="009E4051">
        <w:rPr>
          <w:rFonts w:ascii="Times New Roman" w:eastAsia="Times New Roman" w:hAnsi="Times New Roman" w:cs="Times New Roman"/>
          <w:sz w:val="24"/>
          <w:szCs w:val="24"/>
          <w:lang w:eastAsia="es-AR"/>
        </w:rPr>
        <w:t>Si no se midió experimentalmente, no debe afirmarse</w:t>
      </w:r>
      <w:r>
        <w:rPr>
          <w:rFonts w:ascii="Times New Roman" w:eastAsia="Times New Roman" w:hAnsi="Times New Roman" w:cs="Times New Roman"/>
          <w:sz w:val="24"/>
          <w:szCs w:val="24"/>
          <w:lang w:eastAsia="es-AR"/>
        </w:rPr>
        <w:t xml:space="preserve"> ni ponerse</w:t>
      </w:r>
      <w:r w:rsidRPr="009E4051">
        <w:rPr>
          <w:rFonts w:ascii="Times New Roman" w:eastAsia="Times New Roman" w:hAnsi="Times New Roman" w:cs="Times New Roman"/>
          <w:sz w:val="24"/>
          <w:szCs w:val="24"/>
          <w:lang w:eastAsia="es-AR"/>
        </w:rPr>
        <w:t xml:space="preserve"> en Materiales y Métodos.</w:t>
      </w:r>
    </w:p>
    <w:p w14:paraId="51330A84" w14:textId="181958A0" w:rsidR="00F66FF8" w:rsidRPr="009E4051" w:rsidRDefault="00F66FF8" w:rsidP="00F66FF8">
      <w:pPr>
        <w:spacing w:before="100" w:beforeAutospacing="1" w:after="100" w:afterAutospacing="1" w:line="240" w:lineRule="auto"/>
        <w:jc w:val="left"/>
        <w:rPr>
          <w:rFonts w:ascii="Times New Roman" w:eastAsia="Times New Roman" w:hAnsi="Times New Roman" w:cs="Times New Roman"/>
          <w:sz w:val="24"/>
          <w:szCs w:val="24"/>
          <w:lang w:eastAsia="es-AR"/>
        </w:rPr>
      </w:pPr>
      <w:r w:rsidRPr="009E4051">
        <w:rPr>
          <w:rFonts w:ascii="Times New Roman" w:eastAsia="Times New Roman" w:hAnsi="Times New Roman" w:cs="Times New Roman"/>
          <w:sz w:val="24"/>
          <w:szCs w:val="24"/>
          <w:lang w:eastAsia="es-AR"/>
        </w:rPr>
        <w:t xml:space="preserve">En cambio, estas ideas </w:t>
      </w:r>
      <w:r w:rsidRPr="009E4051">
        <w:rPr>
          <w:rFonts w:ascii="Times New Roman" w:eastAsia="Times New Roman" w:hAnsi="Times New Roman" w:cs="Times New Roman"/>
          <w:b/>
          <w:bCs/>
          <w:sz w:val="24"/>
          <w:szCs w:val="24"/>
          <w:lang w:eastAsia="es-AR"/>
        </w:rPr>
        <w:t>pueden y deben conservarse</w:t>
      </w:r>
      <w:r w:rsidRPr="009E4051">
        <w:rPr>
          <w:rFonts w:ascii="Times New Roman" w:eastAsia="Times New Roman" w:hAnsi="Times New Roman" w:cs="Times New Roman"/>
          <w:sz w:val="24"/>
          <w:szCs w:val="24"/>
          <w:lang w:eastAsia="es-AR"/>
        </w:rPr>
        <w:t xml:space="preserve"> para enriquecer la sección de Discusión, donde es válido proponer mecanismos </w:t>
      </w:r>
      <w:r>
        <w:rPr>
          <w:rFonts w:ascii="Times New Roman" w:eastAsia="Times New Roman" w:hAnsi="Times New Roman" w:cs="Times New Roman"/>
          <w:sz w:val="24"/>
          <w:szCs w:val="24"/>
          <w:lang w:eastAsia="es-AR"/>
        </w:rPr>
        <w:t xml:space="preserve">sospechados </w:t>
      </w:r>
      <w:r w:rsidRPr="009E4051">
        <w:rPr>
          <w:rFonts w:ascii="Times New Roman" w:eastAsia="Times New Roman" w:hAnsi="Times New Roman" w:cs="Times New Roman"/>
          <w:sz w:val="24"/>
          <w:szCs w:val="24"/>
          <w:lang w:eastAsia="es-AR"/>
        </w:rPr>
        <w:t>respaldados por la literatura utilizando expresiones prudentes como:</w:t>
      </w:r>
      <w:r>
        <w:rPr>
          <w:rFonts w:ascii="Times New Roman" w:eastAsia="Times New Roman" w:hAnsi="Times New Roman" w:cs="Times New Roman"/>
          <w:sz w:val="24"/>
          <w:szCs w:val="24"/>
          <w:lang w:eastAsia="es-AR"/>
        </w:rPr>
        <w:t xml:space="preserve"> </w:t>
      </w:r>
      <w:r w:rsidRPr="009E4051">
        <w:rPr>
          <w:rFonts w:ascii="Times New Roman" w:eastAsia="Times New Roman" w:hAnsi="Times New Roman" w:cs="Times New Roman"/>
          <w:sz w:val="24"/>
          <w:szCs w:val="24"/>
          <w:lang w:eastAsia="es-AR"/>
        </w:rPr>
        <w:t>"presumiblemente"; "de acuerdo con estudios previos"; "consistente con el comportamiento reportado";</w:t>
      </w:r>
      <w:r>
        <w:rPr>
          <w:rFonts w:ascii="Times New Roman" w:eastAsia="Times New Roman" w:hAnsi="Times New Roman" w:cs="Times New Roman"/>
          <w:sz w:val="24"/>
          <w:szCs w:val="24"/>
          <w:lang w:eastAsia="es-AR"/>
        </w:rPr>
        <w:t xml:space="preserve"> </w:t>
      </w:r>
      <w:r w:rsidRPr="009E4051">
        <w:rPr>
          <w:rFonts w:ascii="Times New Roman" w:eastAsia="Times New Roman" w:hAnsi="Times New Roman" w:cs="Times New Roman"/>
          <w:sz w:val="24"/>
          <w:szCs w:val="24"/>
          <w:lang w:eastAsia="es-AR"/>
        </w:rPr>
        <w:t>"podría atribuirse a";</w:t>
      </w:r>
      <w:r>
        <w:rPr>
          <w:rFonts w:ascii="Times New Roman" w:eastAsia="Times New Roman" w:hAnsi="Times New Roman" w:cs="Times New Roman"/>
          <w:sz w:val="24"/>
          <w:szCs w:val="24"/>
          <w:lang w:eastAsia="es-AR"/>
        </w:rPr>
        <w:t xml:space="preserve"> </w:t>
      </w:r>
      <w:r w:rsidRPr="009E4051">
        <w:rPr>
          <w:rFonts w:ascii="Times New Roman" w:eastAsia="Times New Roman" w:hAnsi="Times New Roman" w:cs="Times New Roman"/>
          <w:sz w:val="24"/>
          <w:szCs w:val="24"/>
          <w:lang w:eastAsia="es-AR"/>
        </w:rPr>
        <w:t>"sugiere que</w:t>
      </w:r>
      <w:r>
        <w:rPr>
          <w:rFonts w:ascii="Times New Roman" w:eastAsia="Times New Roman" w:hAnsi="Times New Roman" w:cs="Times New Roman"/>
          <w:sz w:val="24"/>
          <w:szCs w:val="24"/>
          <w:lang w:eastAsia="es-AR"/>
        </w:rPr>
        <w:t>”, etc</w:t>
      </w:r>
    </w:p>
    <w:p w14:paraId="2E275660" w14:textId="77777777" w:rsidR="00F66FF8" w:rsidRPr="009E4051" w:rsidRDefault="00F66FF8" w:rsidP="00F66FF8">
      <w:pPr>
        <w:spacing w:before="100" w:beforeAutospacing="1" w:after="100" w:afterAutospacing="1" w:line="240" w:lineRule="auto"/>
        <w:jc w:val="left"/>
        <w:rPr>
          <w:rFonts w:ascii="Times New Roman" w:eastAsia="Times New Roman" w:hAnsi="Times New Roman" w:cs="Times New Roman"/>
          <w:sz w:val="24"/>
          <w:szCs w:val="24"/>
          <w:lang w:eastAsia="es-AR"/>
        </w:rPr>
      </w:pPr>
      <w:r w:rsidRPr="009E4051">
        <w:rPr>
          <w:rFonts w:ascii="Times New Roman" w:eastAsia="Times New Roman" w:hAnsi="Times New Roman" w:cs="Times New Roman"/>
          <w:sz w:val="24"/>
          <w:szCs w:val="24"/>
          <w:lang w:eastAsia="es-AR"/>
        </w:rPr>
        <w:t>Finalmente, una buena práctica para futuras redacciones es recordar que un lector debería ser capaz de reproducir el experimento únicamente leyendo la sección de Materiales y Métodos. Todo aquello relacionado con mecanismos moleculares, hipótesis de funcionamiento o interpretaciones fisicoquímicas debe reservarse para la Discusión, donde además constituye un excelente insumo para fortalecer el análisis de los resultados.</w:t>
      </w:r>
    </w:p>
    <w:p w14:paraId="07B2BCF1" w14:textId="36297459" w:rsidR="00F66FF8" w:rsidRDefault="00F66FF8">
      <w:pPr>
        <w:pStyle w:val="Textocomentario"/>
      </w:pPr>
    </w:p>
  </w:comment>
  <w:comment w:id="52" w:author="Enzo Corte" w:date="2026-10-16T15:28:00Z" w:initials="EC">
    <w:p w14:paraId="49FD8603" w14:textId="77777777" w:rsidR="009C0AAB" w:rsidRDefault="009C0AAB" w:rsidP="009C0AAB">
      <w:pPr>
        <w:pStyle w:val="Textocomentario"/>
        <w:jc w:val="left"/>
      </w:pPr>
      <w:r>
        <w:rPr>
          <w:rStyle w:val="Refdecomentario"/>
        </w:rPr>
        <w:annotationRef/>
      </w:r>
      <w:r>
        <w:t>Muchas gracias por el comentario, muy enriquecedor</w:t>
      </w:r>
    </w:p>
  </w:comment>
  <w:comment w:id="53" w:author="Enzo Corte" w:date="2026-10-16T15:29:00Z" w:initials="EC">
    <w:p w14:paraId="00B93A71" w14:textId="77777777" w:rsidR="00A77724" w:rsidRDefault="00A77724" w:rsidP="00A77724">
      <w:pPr>
        <w:pStyle w:val="Textocomentario"/>
        <w:jc w:val="left"/>
      </w:pPr>
      <w:r>
        <w:rPr>
          <w:rStyle w:val="Refdecomentario"/>
        </w:rPr>
        <w:annotationRef/>
      </w:r>
      <w:r>
        <w:t>Esta es la que esta ahí en el lab, no la hicieron ahí? Al secador?</w:t>
      </w:r>
    </w:p>
  </w:comment>
  <w:comment w:id="54" w:author="Emilio Almazán" w:date="2026-07-23T16:22:00Z" w:initials="EA">
    <w:p w14:paraId="076D1AA8" w14:textId="77777777" w:rsidR="00AF1C1E" w:rsidRDefault="00AF1C1E" w:rsidP="00AF1C1E">
      <w:pPr>
        <w:rPr>
          <w:rFonts w:ascii="Times New Roman" w:eastAsia="Times New Roman" w:hAnsi="Symbol" w:cs="Times New Roman"/>
          <w:sz w:val="24"/>
          <w:szCs w:val="24"/>
          <w:lang w:eastAsia="es-AR"/>
        </w:rPr>
      </w:pPr>
      <w:r>
        <w:rPr>
          <w:rStyle w:val="Refdecomentario"/>
        </w:rPr>
        <w:annotationRef/>
      </w:r>
      <w:r>
        <w:rPr>
          <w:rFonts w:ascii="Times New Roman" w:eastAsia="Times New Roman" w:hAnsi="Symbol" w:cs="Times New Roman"/>
          <w:sz w:val="24"/>
          <w:szCs w:val="24"/>
          <w:lang w:eastAsia="es-AR"/>
        </w:rPr>
        <w:t>Enzo, aca vas a tener que:</w:t>
      </w:r>
    </w:p>
    <w:p w14:paraId="3A7F27EB" w14:textId="601E936A" w:rsidR="00AF1C1E" w:rsidRPr="00AF1C1E" w:rsidRDefault="00AF1C1E" w:rsidP="00AF1C1E">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w:t>
      </w:r>
      <w:r w:rsidRPr="00AF1C1E">
        <w:rPr>
          <w:rFonts w:ascii="Times New Roman" w:eastAsia="Times New Roman" w:hAnsi="Times New Roman" w:cs="Times New Roman"/>
          <w:sz w:val="24"/>
          <w:szCs w:val="24"/>
          <w:lang w:eastAsia="es-AR"/>
        </w:rPr>
        <w:t xml:space="preserve">liminar los bordes gruesos de las imágenes. </w:t>
      </w:r>
    </w:p>
    <w:p w14:paraId="3B2B456D" w14:textId="6D3F3A1A" w:rsidR="00AF1C1E" w:rsidRPr="00AF1C1E" w:rsidRDefault="00AF1C1E" w:rsidP="00AF1C1E">
      <w:pPr>
        <w:spacing w:after="0" w:line="240" w:lineRule="auto"/>
        <w:jc w:val="left"/>
        <w:rPr>
          <w:rFonts w:ascii="Times New Roman" w:eastAsia="Times New Roman" w:hAnsi="Times New Roman" w:cs="Times New Roman"/>
          <w:sz w:val="24"/>
          <w:szCs w:val="24"/>
          <w:lang w:eastAsia="es-AR"/>
        </w:rPr>
      </w:pPr>
      <w:r>
        <w:rPr>
          <w:rFonts w:ascii="Times New Roman" w:eastAsia="Times New Roman" w:hAnsi="Symbol" w:cs="Times New Roman"/>
          <w:sz w:val="24"/>
          <w:szCs w:val="24"/>
          <w:lang w:eastAsia="es-AR"/>
        </w:rPr>
        <w:t>*</w:t>
      </w:r>
      <w:r>
        <w:rPr>
          <w:rFonts w:ascii="Times New Roman" w:eastAsia="Times New Roman" w:hAnsi="Times New Roman" w:cs="Times New Roman"/>
          <w:sz w:val="24"/>
          <w:szCs w:val="24"/>
          <w:lang w:eastAsia="es-AR"/>
        </w:rPr>
        <w:t>h</w:t>
      </w:r>
      <w:r w:rsidRPr="00AF1C1E">
        <w:rPr>
          <w:rFonts w:ascii="Times New Roman" w:eastAsia="Times New Roman" w:hAnsi="Times New Roman" w:cs="Times New Roman"/>
          <w:sz w:val="24"/>
          <w:szCs w:val="24"/>
          <w:lang w:eastAsia="es-AR"/>
        </w:rPr>
        <w:t>omogeneizar iluminación, tamaño y encuadre de los tres paneles</w:t>
      </w:r>
      <w:r>
        <w:rPr>
          <w:rFonts w:ascii="Times New Roman" w:eastAsia="Times New Roman" w:hAnsi="Times New Roman" w:cs="Times New Roman"/>
          <w:sz w:val="24"/>
          <w:szCs w:val="24"/>
          <w:lang w:eastAsia="es-AR"/>
        </w:rPr>
        <w:t xml:space="preserve"> (si queres me podes pasar las fotos para que las retoque con la IA)</w:t>
      </w:r>
    </w:p>
    <w:p w14:paraId="06134563" w14:textId="125FCDCB" w:rsidR="00AF1C1E" w:rsidRPr="00AF1C1E" w:rsidRDefault="00AF1C1E" w:rsidP="00AF1C1E">
      <w:pPr>
        <w:spacing w:after="0" w:line="240" w:lineRule="auto"/>
        <w:jc w:val="left"/>
        <w:rPr>
          <w:rFonts w:ascii="Times New Roman" w:eastAsia="Times New Roman" w:hAnsi="Times New Roman" w:cs="Times New Roman"/>
          <w:sz w:val="24"/>
          <w:szCs w:val="24"/>
          <w:lang w:eastAsia="es-AR"/>
        </w:rPr>
      </w:pPr>
      <w:r>
        <w:rPr>
          <w:rFonts w:ascii="Times New Roman" w:eastAsia="Times New Roman" w:hAnsi="Symbol" w:cs="Times New Roman"/>
          <w:sz w:val="24"/>
          <w:szCs w:val="24"/>
          <w:lang w:eastAsia="es-AR"/>
        </w:rPr>
        <w:t>*</w:t>
      </w:r>
      <w:r>
        <w:rPr>
          <w:rFonts w:ascii="Times New Roman" w:eastAsia="Times New Roman" w:hAnsi="Times New Roman" w:cs="Times New Roman"/>
          <w:sz w:val="24"/>
          <w:szCs w:val="24"/>
          <w:lang w:eastAsia="es-AR"/>
        </w:rPr>
        <w:t>r</w:t>
      </w:r>
      <w:r w:rsidRPr="00AF1C1E">
        <w:rPr>
          <w:rFonts w:ascii="Times New Roman" w:eastAsia="Times New Roman" w:hAnsi="Times New Roman" w:cs="Times New Roman"/>
          <w:sz w:val="24"/>
          <w:szCs w:val="24"/>
          <w:lang w:eastAsia="es-AR"/>
        </w:rPr>
        <w:t xml:space="preserve">educir el tamaño de las etiquetas A, B y C y ubicarlas en la esquina superior izquierda de cada </w:t>
      </w:r>
      <w:r>
        <w:rPr>
          <w:rFonts w:ascii="Times New Roman" w:eastAsia="Times New Roman" w:hAnsi="Times New Roman" w:cs="Times New Roman"/>
          <w:sz w:val="24"/>
          <w:szCs w:val="24"/>
          <w:lang w:eastAsia="es-AR"/>
        </w:rPr>
        <w:t>imagen, sobre cada imagen</w:t>
      </w:r>
    </w:p>
    <w:p w14:paraId="09503050" w14:textId="32C73163" w:rsidR="00AF1C1E" w:rsidRDefault="00AF1C1E" w:rsidP="00AF1C1E">
      <w:pPr>
        <w:pStyle w:val="Textocomentario"/>
      </w:pPr>
      <w:r>
        <w:rPr>
          <w:rFonts w:ascii="Times New Roman" w:eastAsia="Times New Roman" w:hAnsi="Symbol" w:cs="Times New Roman"/>
          <w:sz w:val="24"/>
          <w:szCs w:val="24"/>
          <w:lang w:eastAsia="es-AR"/>
        </w:rPr>
        <w:t>*</w:t>
      </w:r>
      <w:r>
        <w:rPr>
          <w:rFonts w:ascii="Times New Roman" w:eastAsia="Times New Roman" w:hAnsi="Times New Roman" w:cs="Times New Roman"/>
          <w:sz w:val="24"/>
          <w:szCs w:val="24"/>
          <w:lang w:eastAsia="es-AR"/>
        </w:rPr>
        <w:t>u</w:t>
      </w:r>
      <w:r w:rsidRPr="00AF1C1E">
        <w:rPr>
          <w:rFonts w:ascii="Times New Roman" w:eastAsia="Times New Roman" w:hAnsi="Times New Roman" w:cs="Times New Roman"/>
          <w:sz w:val="24"/>
          <w:szCs w:val="24"/>
          <w:lang w:eastAsia="es-AR"/>
        </w:rPr>
        <w:t>tilizar una resolución mínima de 300 dpi</w:t>
      </w:r>
      <w:r>
        <w:rPr>
          <w:rFonts w:ascii="Times New Roman" w:eastAsia="Times New Roman" w:hAnsi="Times New Roman" w:cs="Times New Roman"/>
          <w:sz w:val="24"/>
          <w:szCs w:val="24"/>
          <w:lang w:eastAsia="es-AR"/>
        </w:rPr>
        <w:t xml:space="preserve"> (esto de lo piden en los papers)</w:t>
      </w:r>
    </w:p>
  </w:comment>
  <w:comment w:id="55" w:author="Emilio Almazán" w:date="2026-07-23T17:12:00Z" w:initials="EA">
    <w:p w14:paraId="716D599F" w14:textId="61D255F6" w:rsidR="00655757" w:rsidRDefault="00655757">
      <w:pPr>
        <w:pStyle w:val="Textocomentario"/>
      </w:pPr>
      <w:r>
        <w:rPr>
          <w:rStyle w:val="Refdecomentario"/>
        </w:rPr>
        <w:annotationRef/>
      </w:r>
      <w:r>
        <w:t>Tiene que estar citada en el texto, si es necesario varias veces</w:t>
      </w:r>
    </w:p>
  </w:comment>
  <w:comment w:id="56" w:author="Emilio Almazán" w:date="2026-07-23T17:12:00Z" w:initials="EA">
    <w:p w14:paraId="4DF56A63" w14:textId="01CE8E2F" w:rsidR="00655757" w:rsidRDefault="00655757">
      <w:pPr>
        <w:pStyle w:val="Textocomentario"/>
      </w:pPr>
      <w:r>
        <w:rPr>
          <w:rStyle w:val="Refdecomentario"/>
        </w:rPr>
        <w:annotationRef/>
      </w:r>
      <w:r>
        <w:t>Las misma observaciones que en la figura anterior</w:t>
      </w:r>
    </w:p>
  </w:comment>
  <w:comment w:id="57" w:author="Emilio Almazán" w:date="2026-07-23T17:19:00Z" w:initials="EA">
    <w:p w14:paraId="7BFD6AC5" w14:textId="5FAC2B47" w:rsidR="00655757" w:rsidRDefault="00655757">
      <w:pPr>
        <w:pStyle w:val="Textocomentario"/>
      </w:pPr>
      <w:r>
        <w:rPr>
          <w:rStyle w:val="Refdecomentario"/>
        </w:rPr>
        <w:annotationRef/>
      </w:r>
      <w:r>
        <w:t>Acordate que las figuras tienen que estar citadas en el texto, donde corresponda (si son varias veces, varias veces)</w:t>
      </w:r>
    </w:p>
  </w:comment>
  <w:comment w:id="58" w:author="Emilio Almazán" w:date="2026-07-23T19:54:00Z" w:initials="EA">
    <w:p w14:paraId="6D911C5D" w14:textId="6178E1B9" w:rsidR="00C03D2C" w:rsidRPr="00C03D2C" w:rsidRDefault="00C03D2C" w:rsidP="00C03D2C">
      <w:pPr>
        <w:pStyle w:val="pdq2pgselectionanchorcontainer"/>
      </w:pPr>
      <w:r>
        <w:rPr>
          <w:rStyle w:val="Refdecomentario"/>
        </w:rPr>
        <w:annotationRef/>
      </w:r>
      <w:r w:rsidRPr="00C03D2C">
        <w:t>La principal modificación realizada en esta sección consistió en separar claramente la metodología de la interpretación de los resultados</w:t>
      </w:r>
      <w:r>
        <w:t xml:space="preserve"> (que es lo que hice anterrmente también)</w:t>
      </w:r>
      <w:r w:rsidRPr="00C03D2C">
        <w:t xml:space="preserve">. </w:t>
      </w:r>
      <w:r>
        <w:t xml:space="preserve">Acordate, </w:t>
      </w:r>
      <w:r w:rsidRPr="00C03D2C">
        <w:t>la sección de Materiales y Métodos debe limitarse a describir:</w:t>
      </w:r>
    </w:p>
    <w:p w14:paraId="72FA0129" w14:textId="77777777" w:rsidR="00C03D2C" w:rsidRPr="00C03D2C" w:rsidRDefault="00C03D2C" w:rsidP="00C03D2C">
      <w:pPr>
        <w:numPr>
          <w:ilvl w:val="0"/>
          <w:numId w:val="26"/>
        </w:numPr>
        <w:spacing w:before="100" w:beforeAutospacing="1" w:after="100" w:afterAutospacing="1" w:line="240" w:lineRule="auto"/>
        <w:jc w:val="left"/>
        <w:rPr>
          <w:rFonts w:ascii="Times New Roman" w:eastAsia="Times New Roman" w:hAnsi="Times New Roman" w:cs="Times New Roman"/>
          <w:sz w:val="24"/>
          <w:szCs w:val="24"/>
          <w:lang w:eastAsia="es-AR"/>
        </w:rPr>
      </w:pPr>
      <w:r w:rsidRPr="00C03D2C">
        <w:rPr>
          <w:rFonts w:ascii="Times New Roman" w:eastAsia="Times New Roman" w:hAnsi="Times New Roman" w:cs="Times New Roman"/>
          <w:sz w:val="24"/>
          <w:szCs w:val="24"/>
          <w:lang w:eastAsia="es-AR"/>
        </w:rPr>
        <w:t xml:space="preserve">Qué se hizo. </w:t>
      </w:r>
    </w:p>
    <w:p w14:paraId="7C0B78F4" w14:textId="77777777" w:rsidR="00C03D2C" w:rsidRPr="00C03D2C" w:rsidRDefault="00C03D2C" w:rsidP="00C03D2C">
      <w:pPr>
        <w:numPr>
          <w:ilvl w:val="0"/>
          <w:numId w:val="26"/>
        </w:numPr>
        <w:spacing w:before="100" w:beforeAutospacing="1" w:after="100" w:afterAutospacing="1" w:line="240" w:lineRule="auto"/>
        <w:jc w:val="left"/>
        <w:rPr>
          <w:rFonts w:ascii="Times New Roman" w:eastAsia="Times New Roman" w:hAnsi="Times New Roman" w:cs="Times New Roman"/>
          <w:sz w:val="24"/>
          <w:szCs w:val="24"/>
          <w:lang w:eastAsia="es-AR"/>
        </w:rPr>
      </w:pPr>
      <w:r w:rsidRPr="00C03D2C">
        <w:rPr>
          <w:rFonts w:ascii="Times New Roman" w:eastAsia="Times New Roman" w:hAnsi="Times New Roman" w:cs="Times New Roman"/>
          <w:sz w:val="24"/>
          <w:szCs w:val="24"/>
          <w:lang w:eastAsia="es-AR"/>
        </w:rPr>
        <w:t xml:space="preserve">Cómo se hizo. </w:t>
      </w:r>
    </w:p>
    <w:p w14:paraId="5F2C1A9B" w14:textId="77777777" w:rsidR="00C03D2C" w:rsidRPr="00C03D2C" w:rsidRDefault="00C03D2C" w:rsidP="00C03D2C">
      <w:pPr>
        <w:numPr>
          <w:ilvl w:val="0"/>
          <w:numId w:val="26"/>
        </w:numPr>
        <w:spacing w:before="100" w:beforeAutospacing="1" w:after="100" w:afterAutospacing="1" w:line="240" w:lineRule="auto"/>
        <w:jc w:val="left"/>
        <w:rPr>
          <w:rFonts w:ascii="Times New Roman" w:eastAsia="Times New Roman" w:hAnsi="Times New Roman" w:cs="Times New Roman"/>
          <w:sz w:val="24"/>
          <w:szCs w:val="24"/>
          <w:lang w:eastAsia="es-AR"/>
        </w:rPr>
      </w:pPr>
      <w:r w:rsidRPr="00C03D2C">
        <w:rPr>
          <w:rFonts w:ascii="Times New Roman" w:eastAsia="Times New Roman" w:hAnsi="Times New Roman" w:cs="Times New Roman"/>
          <w:sz w:val="24"/>
          <w:szCs w:val="24"/>
          <w:lang w:eastAsia="es-AR"/>
        </w:rPr>
        <w:t xml:space="preserve">Bajo qué condiciones se hizo. </w:t>
      </w:r>
    </w:p>
    <w:p w14:paraId="3F56DE16" w14:textId="3EA2BBD9" w:rsidR="00C03D2C" w:rsidRPr="00C03D2C" w:rsidRDefault="00C03D2C" w:rsidP="009D3F92">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Eliminé y/o suavice algunas </w:t>
      </w:r>
      <w:r w:rsidRPr="00C03D2C">
        <w:rPr>
          <w:rFonts w:ascii="Times New Roman" w:eastAsia="Times New Roman" w:hAnsi="Times New Roman" w:cs="Times New Roman"/>
          <w:sz w:val="24"/>
          <w:szCs w:val="24"/>
          <w:lang w:eastAsia="es-AR"/>
        </w:rPr>
        <w:t>expresiones asociadas a mecanismos fisicoquímicos y moleculares</w:t>
      </w:r>
      <w:r w:rsidR="009D3F92">
        <w:rPr>
          <w:rFonts w:ascii="Times New Roman" w:eastAsia="Times New Roman" w:hAnsi="Times New Roman" w:cs="Times New Roman"/>
          <w:sz w:val="24"/>
          <w:szCs w:val="24"/>
          <w:lang w:eastAsia="es-AR"/>
        </w:rPr>
        <w:t xml:space="preserve">: </w:t>
      </w:r>
      <w:r w:rsidRPr="00C03D2C">
        <w:rPr>
          <w:rFonts w:ascii="Times New Roman" w:eastAsia="Times New Roman" w:hAnsi="Times New Roman" w:cs="Times New Roman"/>
          <w:sz w:val="24"/>
          <w:szCs w:val="24"/>
          <w:lang w:eastAsia="es-AR"/>
        </w:rPr>
        <w:t xml:space="preserve">"degradación biológica y enzimática"; "mayor concentración de sitios activos"; "expansión y desenrollamiento de cadenas poliméricas"; "maximización de grupos funcionales"; "inhibición del mecanismo de coagulación"; "compactación de polímeros". </w:t>
      </w:r>
    </w:p>
    <w:p w14:paraId="0292BBF3" w14:textId="40E29A20" w:rsidR="00C03D2C" w:rsidRPr="00C03D2C" w:rsidRDefault="009D3F92" w:rsidP="00C03D2C">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Como te dije, e</w:t>
      </w:r>
      <w:r w:rsidR="00C03D2C" w:rsidRPr="00C03D2C">
        <w:rPr>
          <w:rFonts w:ascii="Times New Roman" w:eastAsia="Times New Roman" w:hAnsi="Times New Roman" w:cs="Times New Roman"/>
          <w:sz w:val="24"/>
          <w:szCs w:val="24"/>
          <w:lang w:eastAsia="es-AR"/>
        </w:rPr>
        <w:t xml:space="preserve">stas afirmaciones requieren evidencia experimental específica (FTIR, SEM, análisis microbiológicos, etc.). En ausencia de dichas caracterizaciones, un revisor puede interpretar que el manuscrito </w:t>
      </w:r>
      <w:r>
        <w:rPr>
          <w:rFonts w:ascii="Times New Roman" w:eastAsia="Times New Roman" w:hAnsi="Times New Roman" w:cs="Times New Roman"/>
          <w:sz w:val="24"/>
          <w:szCs w:val="24"/>
          <w:lang w:eastAsia="es-AR"/>
        </w:rPr>
        <w:t>tiene</w:t>
      </w:r>
      <w:r w:rsidR="00C03D2C" w:rsidRPr="00C03D2C">
        <w:rPr>
          <w:rFonts w:ascii="Times New Roman" w:eastAsia="Times New Roman" w:hAnsi="Times New Roman" w:cs="Times New Roman"/>
          <w:sz w:val="24"/>
          <w:szCs w:val="24"/>
          <w:lang w:eastAsia="es-AR"/>
        </w:rPr>
        <w:t xml:space="preserve"> sobreinterpretaciones.</w:t>
      </w:r>
    </w:p>
    <w:p w14:paraId="52411778" w14:textId="417BE337" w:rsidR="00C03D2C" w:rsidRPr="00C03D2C" w:rsidRDefault="009D3F92" w:rsidP="00C03D2C">
      <w:pPr>
        <w:spacing w:before="100" w:beforeAutospacing="1" w:after="100" w:afterAutospacing="1" w:line="240" w:lineRule="auto"/>
        <w:jc w:val="left"/>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OJO acá, cambié la parte </w:t>
      </w:r>
      <w:r w:rsidR="00C03D2C" w:rsidRPr="00C03D2C">
        <w:rPr>
          <w:rFonts w:ascii="Times New Roman" w:eastAsia="Times New Roman" w:hAnsi="Times New Roman" w:cs="Times New Roman"/>
          <w:sz w:val="24"/>
          <w:szCs w:val="24"/>
          <w:lang w:eastAsia="es-AR"/>
        </w:rPr>
        <w:t xml:space="preserve">asociada al Machine Learning. El modelo implementado </w:t>
      </w:r>
      <w:r w:rsidR="00C03D2C" w:rsidRPr="00C03D2C">
        <w:rPr>
          <w:rFonts w:ascii="Times New Roman" w:eastAsia="Times New Roman" w:hAnsi="Times New Roman" w:cs="Times New Roman"/>
          <w:b/>
          <w:bCs/>
          <w:sz w:val="24"/>
          <w:szCs w:val="24"/>
          <w:lang w:eastAsia="es-AR"/>
        </w:rPr>
        <w:t>no predice dosis óptimas</w:t>
      </w:r>
      <w:r w:rsidR="00C03D2C" w:rsidRPr="00C03D2C">
        <w:rPr>
          <w:rFonts w:ascii="Times New Roman" w:eastAsia="Times New Roman" w:hAnsi="Times New Roman" w:cs="Times New Roman"/>
          <w:sz w:val="24"/>
          <w:szCs w:val="24"/>
          <w:lang w:eastAsia="es-AR"/>
        </w:rPr>
        <w:t xml:space="preserve">, sino que clasifica tratamientos como exitosos o no exitosos en función de un umbral de remoción de turbidez (92%). Por lo tanto, la utilización de Regresión Logística es metodológicamente correcta, siempre que </w:t>
      </w:r>
      <w:r>
        <w:rPr>
          <w:rFonts w:ascii="Times New Roman" w:eastAsia="Times New Roman" w:hAnsi="Times New Roman" w:cs="Times New Roman"/>
          <w:sz w:val="24"/>
          <w:szCs w:val="24"/>
          <w:lang w:eastAsia="es-AR"/>
        </w:rPr>
        <w:t>dejemos</w:t>
      </w:r>
      <w:r w:rsidR="00C03D2C" w:rsidRPr="00C03D2C">
        <w:rPr>
          <w:rFonts w:ascii="Times New Roman" w:eastAsia="Times New Roman" w:hAnsi="Times New Roman" w:cs="Times New Roman"/>
          <w:sz w:val="24"/>
          <w:szCs w:val="24"/>
          <w:lang w:eastAsia="es-AR"/>
        </w:rPr>
        <w:t xml:space="preserve"> explícito que se trata de un problema de clasificación binaria</w:t>
      </w:r>
      <w:r>
        <w:rPr>
          <w:rFonts w:ascii="Times New Roman" w:eastAsia="Times New Roman" w:hAnsi="Times New Roman" w:cs="Times New Roman"/>
          <w:sz w:val="24"/>
          <w:szCs w:val="24"/>
          <w:lang w:eastAsia="es-AR"/>
        </w:rPr>
        <w:t xml:space="preserve"> (éxito/ no éxito)</w:t>
      </w:r>
      <w:r w:rsidR="00C03D2C" w:rsidRPr="00C03D2C">
        <w:rPr>
          <w:rFonts w:ascii="Times New Roman" w:eastAsia="Times New Roman" w:hAnsi="Times New Roman" w:cs="Times New Roman"/>
          <w:sz w:val="24"/>
          <w:szCs w:val="24"/>
          <w:lang w:eastAsia="es-AR"/>
        </w:rPr>
        <w:t>.</w:t>
      </w:r>
    </w:p>
    <w:p w14:paraId="262E274C" w14:textId="77777777" w:rsidR="00C03D2C" w:rsidRPr="00C03D2C" w:rsidRDefault="00C03D2C" w:rsidP="00C03D2C">
      <w:pPr>
        <w:spacing w:before="100" w:beforeAutospacing="1" w:after="100" w:afterAutospacing="1" w:line="240" w:lineRule="auto"/>
        <w:jc w:val="left"/>
        <w:rPr>
          <w:rFonts w:ascii="Times New Roman" w:eastAsia="Times New Roman" w:hAnsi="Times New Roman" w:cs="Times New Roman"/>
          <w:sz w:val="24"/>
          <w:szCs w:val="24"/>
          <w:lang w:eastAsia="es-AR"/>
        </w:rPr>
      </w:pPr>
      <w:r w:rsidRPr="00C03D2C">
        <w:rPr>
          <w:rFonts w:ascii="Times New Roman" w:eastAsia="Times New Roman" w:hAnsi="Times New Roman" w:cs="Times New Roman"/>
          <w:sz w:val="24"/>
          <w:szCs w:val="24"/>
          <w:lang w:eastAsia="es-AR"/>
        </w:rPr>
        <w:t>Como regla general:</w:t>
      </w:r>
    </w:p>
    <w:p w14:paraId="53A64AC7" w14:textId="253370D2" w:rsidR="00C03D2C" w:rsidRPr="00C03D2C" w:rsidRDefault="00C03D2C" w:rsidP="00C03D2C">
      <w:pPr>
        <w:spacing w:beforeAutospacing="1" w:after="100" w:afterAutospacing="1" w:line="240" w:lineRule="auto"/>
        <w:jc w:val="left"/>
        <w:rPr>
          <w:rFonts w:ascii="Times New Roman" w:eastAsia="Times New Roman" w:hAnsi="Times New Roman" w:cs="Times New Roman"/>
          <w:sz w:val="24"/>
          <w:szCs w:val="24"/>
          <w:lang w:eastAsia="es-AR"/>
        </w:rPr>
      </w:pPr>
      <w:r w:rsidRPr="00C03D2C">
        <w:rPr>
          <w:rFonts w:ascii="Times New Roman" w:eastAsia="Times New Roman" w:hAnsi="Times New Roman" w:cs="Times New Roman"/>
          <w:b/>
          <w:bCs/>
          <w:sz w:val="24"/>
          <w:szCs w:val="24"/>
          <w:lang w:eastAsia="es-AR"/>
        </w:rPr>
        <w:t>Materiales y Méto</w:t>
      </w:r>
      <w:r w:rsidR="009D3F92">
        <w:rPr>
          <w:rFonts w:ascii="Times New Roman" w:eastAsia="Times New Roman" w:hAnsi="Times New Roman" w:cs="Times New Roman"/>
          <w:b/>
          <w:bCs/>
          <w:sz w:val="24"/>
          <w:szCs w:val="24"/>
          <w:lang w:eastAsia="es-AR"/>
        </w:rPr>
        <w:t>dos (perdón que sea repetitivo)</w:t>
      </w:r>
      <w:r w:rsidRPr="00C03D2C">
        <w:rPr>
          <w:rFonts w:ascii="Times New Roman" w:eastAsia="Times New Roman" w:hAnsi="Times New Roman" w:cs="Times New Roman"/>
          <w:b/>
          <w:bCs/>
          <w:sz w:val="24"/>
          <w:szCs w:val="24"/>
          <w:lang w:eastAsia="es-AR"/>
        </w:rPr>
        <w:t xml:space="preserve"> = reproducibilidad</w:t>
      </w:r>
      <w:r w:rsidR="009D3F92">
        <w:rPr>
          <w:rFonts w:ascii="Times New Roman" w:eastAsia="Times New Roman" w:hAnsi="Times New Roman" w:cs="Times New Roman"/>
          <w:b/>
          <w:bCs/>
          <w:sz w:val="24"/>
          <w:szCs w:val="24"/>
          <w:lang w:eastAsia="es-AR"/>
        </w:rPr>
        <w:t xml:space="preserve"> para que otros investigadores lo hagan</w:t>
      </w:r>
    </w:p>
    <w:p w14:paraId="2D8F88AA" w14:textId="77777777" w:rsidR="00C03D2C" w:rsidRPr="00C03D2C" w:rsidRDefault="00C03D2C" w:rsidP="00C03D2C">
      <w:pPr>
        <w:spacing w:before="100" w:beforeAutospacing="1" w:after="100" w:afterAutospacing="1" w:line="240" w:lineRule="auto"/>
        <w:jc w:val="left"/>
        <w:rPr>
          <w:rFonts w:ascii="Times New Roman" w:eastAsia="Times New Roman" w:hAnsi="Times New Roman" w:cs="Times New Roman"/>
          <w:sz w:val="24"/>
          <w:szCs w:val="24"/>
          <w:lang w:eastAsia="es-AR"/>
        </w:rPr>
      </w:pPr>
      <w:r w:rsidRPr="00C03D2C">
        <w:rPr>
          <w:rFonts w:ascii="Times New Roman" w:eastAsia="Times New Roman" w:hAnsi="Times New Roman" w:cs="Times New Roman"/>
          <w:b/>
          <w:bCs/>
          <w:sz w:val="24"/>
          <w:szCs w:val="24"/>
          <w:lang w:eastAsia="es-AR"/>
        </w:rPr>
        <w:t>Discusión = interpretación.</w:t>
      </w:r>
    </w:p>
    <w:p w14:paraId="1912BE4B" w14:textId="3B801AC1" w:rsidR="00C03D2C" w:rsidRPr="00C03D2C" w:rsidRDefault="00C03D2C" w:rsidP="009D3F92">
      <w:pPr>
        <w:spacing w:before="100" w:beforeAutospacing="1" w:after="100" w:afterAutospacing="1" w:line="240" w:lineRule="auto"/>
        <w:jc w:val="left"/>
        <w:rPr>
          <w:rFonts w:ascii="Times New Roman" w:eastAsia="Times New Roman" w:hAnsi="Times New Roman" w:cs="Times New Roman"/>
          <w:sz w:val="24"/>
          <w:szCs w:val="24"/>
          <w:lang w:eastAsia="es-AR"/>
        </w:rPr>
      </w:pPr>
      <w:r w:rsidRPr="00C03D2C">
        <w:rPr>
          <w:rFonts w:ascii="Times New Roman" w:eastAsia="Times New Roman" w:hAnsi="Times New Roman" w:cs="Times New Roman"/>
          <w:sz w:val="24"/>
          <w:szCs w:val="24"/>
          <w:lang w:eastAsia="es-AR"/>
        </w:rPr>
        <w:t>Todo el contenido eliminado puede conservarse y reutilizarse posteriormente en la sección de Discusión, utilizando expresiones prudentes como:</w:t>
      </w:r>
      <w:r w:rsidR="009D3F92">
        <w:rPr>
          <w:rFonts w:ascii="Times New Roman" w:eastAsia="Times New Roman" w:hAnsi="Times New Roman" w:cs="Times New Roman"/>
          <w:sz w:val="24"/>
          <w:szCs w:val="24"/>
          <w:lang w:eastAsia="es-AR"/>
        </w:rPr>
        <w:t xml:space="preserve"> </w:t>
      </w:r>
      <w:r w:rsidRPr="00C03D2C">
        <w:rPr>
          <w:rFonts w:ascii="Times New Roman" w:eastAsia="Times New Roman" w:hAnsi="Times New Roman" w:cs="Times New Roman"/>
          <w:sz w:val="24"/>
          <w:szCs w:val="24"/>
          <w:lang w:eastAsia="es-AR"/>
        </w:rPr>
        <w:t>"podría atribuirse a"; "presumiblemente"; "consistente con estudios previos"; "sugiere que"; "de acuerdo con la literatura".</w:t>
      </w:r>
    </w:p>
    <w:p w14:paraId="7CEAFD3A" w14:textId="7F1B04CE" w:rsidR="00C03D2C" w:rsidRDefault="00C03D2C">
      <w:pPr>
        <w:pStyle w:val="Textocomentario"/>
      </w:pPr>
    </w:p>
  </w:comment>
  <w:comment w:id="59" w:author="Emilio Almazán" w:date="2026-07-23T20:14:00Z" w:initials="EA">
    <w:p w14:paraId="11A95417" w14:textId="6EF5E91D" w:rsidR="008829D2" w:rsidRDefault="008829D2">
      <w:pPr>
        <w:pStyle w:val="Textocomentario"/>
      </w:pPr>
      <w:r>
        <w:rPr>
          <w:rStyle w:val="Refdecomentario"/>
        </w:rPr>
        <w:annotationRef/>
      </w:r>
      <w:r>
        <w:t>Tenés que citar la tabla en el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F70A23" w15:done="0"/>
  <w15:commentEx w15:paraId="346989E9" w15:paraIdParent="50F70A23" w15:done="0"/>
  <w15:commentEx w15:paraId="1512CA95" w15:done="0"/>
  <w15:commentEx w15:paraId="4BA3F381" w15:done="0"/>
  <w15:commentEx w15:paraId="00B8B03F" w15:done="0"/>
  <w15:commentEx w15:paraId="0234F680" w15:paraIdParent="00B8B03F" w15:done="0"/>
  <w15:commentEx w15:paraId="5F9573A1" w15:done="0"/>
  <w15:commentEx w15:paraId="57356FCA" w15:paraIdParent="5F9573A1" w15:done="0"/>
  <w15:commentEx w15:paraId="65723C9D" w15:done="0"/>
  <w15:commentEx w15:paraId="2F4584C4" w15:done="0"/>
  <w15:commentEx w15:paraId="07B2BCF1" w15:done="0"/>
  <w15:commentEx w15:paraId="49FD8603" w15:paraIdParent="07B2BCF1" w15:done="0"/>
  <w15:commentEx w15:paraId="00B93A71" w15:done="0"/>
  <w15:commentEx w15:paraId="09503050" w15:done="0"/>
  <w15:commentEx w15:paraId="716D599F" w15:done="0"/>
  <w15:commentEx w15:paraId="4DF56A63" w15:done="0"/>
  <w15:commentEx w15:paraId="7BFD6AC5" w15:done="0"/>
  <w15:commentEx w15:paraId="7CEAFD3A" w15:done="0"/>
  <w15:commentEx w15:paraId="11A954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7F4891" w16cex:dateUtc="2026-07-23T16:28:00Z"/>
  <w16cex:commentExtensible w16cex:durableId="63C8E642" w16cex:dateUtc="2026-10-06T18:35:00Z"/>
  <w16cex:commentExtensible w16cex:durableId="485CFBBF" w16cex:dateUtc="2026-10-07T14:47:00Z"/>
  <w16cex:commentExtensible w16cex:durableId="2E0C9886" w16cex:dateUtc="2026-07-23T16:41:00Z"/>
  <w16cex:commentExtensible w16cex:durableId="2E0C9F9F" w16cex:dateUtc="2026-07-23T17:11:00Z"/>
  <w16cex:commentExtensible w16cex:durableId="3F560C41" w16cex:dateUtc="2026-10-16T17:46:00Z"/>
  <w16cex:commentExtensible w16cex:durableId="2E0C9CDE" w16cex:dateUtc="2026-07-23T16:59:00Z"/>
  <w16cex:commentExtensible w16cex:durableId="6DC82B03" w16cex:dateUtc="2026-10-16T17:49:00Z"/>
  <w16cex:commentExtensible w16cex:durableId="2E0CC9BE" w16cex:dateUtc="2026-07-23T20:11:00Z"/>
  <w16cex:commentExtensible w16cex:durableId="2720D977" w16cex:dateUtc="2026-10-16T18:10:00Z"/>
  <w16cex:commentExtensible w16cex:durableId="2E0CAA36" w16cex:dateUtc="2026-07-23T17:56:00Z"/>
  <w16cex:commentExtensible w16cex:durableId="1EB86CEB" w16cex:dateUtc="2026-10-16T18:28:00Z"/>
  <w16cex:commentExtensible w16cex:durableId="06536F00" w16cex:dateUtc="2026-10-16T18:29:00Z"/>
  <w16cex:commentExtensible w16cex:durableId="2E0CBE5D" w16cex:dateUtc="2026-07-23T19:22:00Z"/>
  <w16cex:commentExtensible w16cex:durableId="2E0CC9E7" w16cex:dateUtc="2026-07-23T20:12:00Z"/>
  <w16cex:commentExtensible w16cex:durableId="2E0CCA07" w16cex:dateUtc="2026-07-23T20:12:00Z"/>
  <w16cex:commentExtensible w16cex:durableId="2E0CCBB2" w16cex:dateUtc="2026-07-23T20:19:00Z"/>
  <w16cex:commentExtensible w16cex:durableId="2E0CEFEC" w16cex:dateUtc="2026-07-23T22:54:00Z"/>
  <w16cex:commentExtensible w16cex:durableId="2E0CF4BA" w16cex:dateUtc="2026-07-23T23: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F70A23" w16cid:durableId="0D7F4891"/>
  <w16cid:commentId w16cid:paraId="346989E9" w16cid:durableId="63C8E642"/>
  <w16cid:commentId w16cid:paraId="1512CA95" w16cid:durableId="485CFBBF"/>
  <w16cid:commentId w16cid:paraId="4BA3F381" w16cid:durableId="2E0C9886"/>
  <w16cid:commentId w16cid:paraId="00B8B03F" w16cid:durableId="2E0C9F9F"/>
  <w16cid:commentId w16cid:paraId="0234F680" w16cid:durableId="3F560C41"/>
  <w16cid:commentId w16cid:paraId="5F9573A1" w16cid:durableId="2E0C9CDE"/>
  <w16cid:commentId w16cid:paraId="57356FCA" w16cid:durableId="6DC82B03"/>
  <w16cid:commentId w16cid:paraId="65723C9D" w16cid:durableId="2E0CC9BE"/>
  <w16cid:commentId w16cid:paraId="2F4584C4" w16cid:durableId="2720D977"/>
  <w16cid:commentId w16cid:paraId="07B2BCF1" w16cid:durableId="2E0CAA36"/>
  <w16cid:commentId w16cid:paraId="49FD8603" w16cid:durableId="1EB86CEB"/>
  <w16cid:commentId w16cid:paraId="00B93A71" w16cid:durableId="06536F00"/>
  <w16cid:commentId w16cid:paraId="09503050" w16cid:durableId="2E0CBE5D"/>
  <w16cid:commentId w16cid:paraId="716D599F" w16cid:durableId="2E0CC9E7"/>
  <w16cid:commentId w16cid:paraId="4DF56A63" w16cid:durableId="2E0CCA07"/>
  <w16cid:commentId w16cid:paraId="7BFD6AC5" w16cid:durableId="2E0CCBB2"/>
  <w16cid:commentId w16cid:paraId="7CEAFD3A" w16cid:durableId="2E0CEFEC"/>
  <w16cid:commentId w16cid:paraId="11A95417" w16cid:durableId="2E0CF4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6FDD7" w14:textId="77777777" w:rsidR="00A10AFC" w:rsidRPr="008529C7" w:rsidRDefault="00A10AFC" w:rsidP="0052532F">
      <w:pPr>
        <w:spacing w:after="0" w:line="240" w:lineRule="auto"/>
      </w:pPr>
      <w:r w:rsidRPr="008529C7">
        <w:separator/>
      </w:r>
    </w:p>
  </w:endnote>
  <w:endnote w:type="continuationSeparator" w:id="0">
    <w:p w14:paraId="4ED895BD" w14:textId="77777777" w:rsidR="00A10AFC" w:rsidRPr="008529C7" w:rsidRDefault="00A10AFC" w:rsidP="0052532F">
      <w:pPr>
        <w:spacing w:after="0" w:line="240" w:lineRule="auto"/>
      </w:pPr>
      <w:r w:rsidRPr="008529C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202576"/>
      <w:docPartObj>
        <w:docPartGallery w:val="Page Numbers (Bottom of Page)"/>
        <w:docPartUnique/>
      </w:docPartObj>
    </w:sdtPr>
    <w:sdtEndPr/>
    <w:sdtContent>
      <w:p w14:paraId="0C6B7A6D" w14:textId="07288CDD" w:rsidR="0052532F" w:rsidRPr="008529C7" w:rsidRDefault="0052532F">
        <w:pPr>
          <w:pStyle w:val="Piedepgina"/>
          <w:jc w:val="right"/>
        </w:pPr>
        <w:r w:rsidRPr="008529C7">
          <w:fldChar w:fldCharType="begin"/>
        </w:r>
        <w:r w:rsidRPr="008529C7">
          <w:instrText>PAGE   \* MERGEFORMAT</w:instrText>
        </w:r>
        <w:r w:rsidRPr="008529C7">
          <w:fldChar w:fldCharType="separate"/>
        </w:r>
        <w:r w:rsidRPr="008529C7">
          <w:t>2</w:t>
        </w:r>
        <w:r w:rsidRPr="008529C7">
          <w:fldChar w:fldCharType="end"/>
        </w:r>
      </w:p>
    </w:sdtContent>
  </w:sdt>
  <w:p w14:paraId="2E72CD67" w14:textId="77777777" w:rsidR="0052532F" w:rsidRPr="008529C7" w:rsidRDefault="005253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D819D" w14:textId="77777777" w:rsidR="00A10AFC" w:rsidRPr="008529C7" w:rsidRDefault="00A10AFC" w:rsidP="0052532F">
      <w:pPr>
        <w:spacing w:after="0" w:line="240" w:lineRule="auto"/>
      </w:pPr>
      <w:r w:rsidRPr="008529C7">
        <w:separator/>
      </w:r>
    </w:p>
  </w:footnote>
  <w:footnote w:type="continuationSeparator" w:id="0">
    <w:p w14:paraId="23F20113" w14:textId="77777777" w:rsidR="00A10AFC" w:rsidRPr="008529C7" w:rsidRDefault="00A10AFC" w:rsidP="0052532F">
      <w:pPr>
        <w:spacing w:after="0" w:line="240" w:lineRule="auto"/>
      </w:pPr>
      <w:r w:rsidRPr="008529C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A5D2EA3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C4273F"/>
    <w:multiLevelType w:val="multilevel"/>
    <w:tmpl w:val="A83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6455D"/>
    <w:multiLevelType w:val="hybridMultilevel"/>
    <w:tmpl w:val="48345A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A6727D9"/>
    <w:multiLevelType w:val="multilevel"/>
    <w:tmpl w:val="D88CF36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123F3E"/>
    <w:multiLevelType w:val="hybridMultilevel"/>
    <w:tmpl w:val="F42AA7A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291C5279"/>
    <w:multiLevelType w:val="multilevel"/>
    <w:tmpl w:val="7962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54884"/>
    <w:multiLevelType w:val="hybridMultilevel"/>
    <w:tmpl w:val="482AF9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73A7D2C"/>
    <w:multiLevelType w:val="multilevel"/>
    <w:tmpl w:val="A57C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F55F1A"/>
    <w:multiLevelType w:val="multilevel"/>
    <w:tmpl w:val="46B4D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97E2D"/>
    <w:multiLevelType w:val="multilevel"/>
    <w:tmpl w:val="9F1E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34A8B"/>
    <w:multiLevelType w:val="multilevel"/>
    <w:tmpl w:val="DD7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47060"/>
    <w:multiLevelType w:val="hybridMultilevel"/>
    <w:tmpl w:val="AA5409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F621F5E"/>
    <w:multiLevelType w:val="multilevel"/>
    <w:tmpl w:val="2FF2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0056E"/>
    <w:multiLevelType w:val="multilevel"/>
    <w:tmpl w:val="DAAC9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5679DD"/>
    <w:multiLevelType w:val="multilevel"/>
    <w:tmpl w:val="F00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A579F1"/>
    <w:multiLevelType w:val="multilevel"/>
    <w:tmpl w:val="D95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911334"/>
    <w:multiLevelType w:val="multilevel"/>
    <w:tmpl w:val="E4F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835E7E"/>
    <w:multiLevelType w:val="multilevel"/>
    <w:tmpl w:val="7ED41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922E28"/>
    <w:multiLevelType w:val="multilevel"/>
    <w:tmpl w:val="D5D28C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E019AC"/>
    <w:multiLevelType w:val="multilevel"/>
    <w:tmpl w:val="2860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300442">
    <w:abstractNumId w:val="8"/>
  </w:num>
  <w:num w:numId="2" w16cid:durableId="223494752">
    <w:abstractNumId w:val="6"/>
  </w:num>
  <w:num w:numId="3" w16cid:durableId="2094473225">
    <w:abstractNumId w:val="5"/>
  </w:num>
  <w:num w:numId="4" w16cid:durableId="1262299389">
    <w:abstractNumId w:val="4"/>
  </w:num>
  <w:num w:numId="5" w16cid:durableId="696782449">
    <w:abstractNumId w:val="7"/>
  </w:num>
  <w:num w:numId="6" w16cid:durableId="626161675">
    <w:abstractNumId w:val="3"/>
  </w:num>
  <w:num w:numId="7" w16cid:durableId="751394565">
    <w:abstractNumId w:val="2"/>
  </w:num>
  <w:num w:numId="8" w16cid:durableId="1920552072">
    <w:abstractNumId w:val="1"/>
  </w:num>
  <w:num w:numId="9" w16cid:durableId="90127330">
    <w:abstractNumId w:val="0"/>
  </w:num>
  <w:num w:numId="10" w16cid:durableId="396559203">
    <w:abstractNumId w:val="17"/>
  </w:num>
  <w:num w:numId="11" w16cid:durableId="1364937371">
    <w:abstractNumId w:val="16"/>
  </w:num>
  <w:num w:numId="12" w16cid:durableId="1438869885">
    <w:abstractNumId w:val="9"/>
  </w:num>
  <w:num w:numId="13" w16cid:durableId="528878410">
    <w:abstractNumId w:val="18"/>
  </w:num>
  <w:num w:numId="14" w16cid:durableId="1827554606">
    <w:abstractNumId w:val="15"/>
  </w:num>
  <w:num w:numId="15" w16cid:durableId="1970357852">
    <w:abstractNumId w:val="22"/>
  </w:num>
  <w:num w:numId="16" w16cid:durableId="876771106">
    <w:abstractNumId w:val="11"/>
  </w:num>
  <w:num w:numId="17" w16cid:durableId="677658187">
    <w:abstractNumId w:val="23"/>
  </w:num>
  <w:num w:numId="18" w16cid:durableId="44064893">
    <w:abstractNumId w:val="26"/>
  </w:num>
  <w:num w:numId="19" w16cid:durableId="336661651">
    <w:abstractNumId w:val="25"/>
  </w:num>
  <w:num w:numId="20" w16cid:durableId="1686862503">
    <w:abstractNumId w:val="13"/>
  </w:num>
  <w:num w:numId="21" w16cid:durableId="882325014">
    <w:abstractNumId w:val="27"/>
  </w:num>
  <w:num w:numId="22" w16cid:durableId="591160210">
    <w:abstractNumId w:val="10"/>
  </w:num>
  <w:num w:numId="23" w16cid:durableId="35472115">
    <w:abstractNumId w:val="12"/>
  </w:num>
  <w:num w:numId="24" w16cid:durableId="801727001">
    <w:abstractNumId w:val="14"/>
  </w:num>
  <w:num w:numId="25" w16cid:durableId="304356859">
    <w:abstractNumId w:val="19"/>
  </w:num>
  <w:num w:numId="26" w16cid:durableId="896745693">
    <w:abstractNumId w:val="21"/>
  </w:num>
  <w:num w:numId="27" w16cid:durableId="793138656">
    <w:abstractNumId w:val="20"/>
  </w:num>
  <w:num w:numId="28" w16cid:durableId="1053508366">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zo Corte">
    <w15:presenceInfo w15:providerId="Windows Live" w15:userId="88ed92497b16fe2a"/>
  </w15:person>
  <w15:person w15:author="Emilio Almazán">
    <w15:presenceInfo w15:providerId="Windows Live" w15:userId="637288997dbe80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6C"/>
    <w:rsid w:val="00005FC6"/>
    <w:rsid w:val="00010970"/>
    <w:rsid w:val="00010B02"/>
    <w:rsid w:val="00011C37"/>
    <w:rsid w:val="00013D56"/>
    <w:rsid w:val="00020FD7"/>
    <w:rsid w:val="0002130A"/>
    <w:rsid w:val="00021499"/>
    <w:rsid w:val="00021F1F"/>
    <w:rsid w:val="00023981"/>
    <w:rsid w:val="00023FEB"/>
    <w:rsid w:val="00024D24"/>
    <w:rsid w:val="00027CC2"/>
    <w:rsid w:val="00034616"/>
    <w:rsid w:val="00037B1B"/>
    <w:rsid w:val="00042FD5"/>
    <w:rsid w:val="000433D7"/>
    <w:rsid w:val="0004411F"/>
    <w:rsid w:val="000443C9"/>
    <w:rsid w:val="000455C3"/>
    <w:rsid w:val="00045E36"/>
    <w:rsid w:val="00046050"/>
    <w:rsid w:val="00047AC5"/>
    <w:rsid w:val="000603DF"/>
    <w:rsid w:val="0006063C"/>
    <w:rsid w:val="00061E9A"/>
    <w:rsid w:val="000661CE"/>
    <w:rsid w:val="00067518"/>
    <w:rsid w:val="000717E5"/>
    <w:rsid w:val="000731D5"/>
    <w:rsid w:val="00073D2D"/>
    <w:rsid w:val="000749B8"/>
    <w:rsid w:val="00074C1F"/>
    <w:rsid w:val="0007669E"/>
    <w:rsid w:val="000778BB"/>
    <w:rsid w:val="00081C96"/>
    <w:rsid w:val="00083DB7"/>
    <w:rsid w:val="0009305E"/>
    <w:rsid w:val="000953A5"/>
    <w:rsid w:val="000970C7"/>
    <w:rsid w:val="000A04F2"/>
    <w:rsid w:val="000B39BD"/>
    <w:rsid w:val="000C01D5"/>
    <w:rsid w:val="000C6765"/>
    <w:rsid w:val="000D1F58"/>
    <w:rsid w:val="000D2A61"/>
    <w:rsid w:val="000E321F"/>
    <w:rsid w:val="000E3A99"/>
    <w:rsid w:val="000F0315"/>
    <w:rsid w:val="000F1258"/>
    <w:rsid w:val="000F43A9"/>
    <w:rsid w:val="000F5DBC"/>
    <w:rsid w:val="000F5FD0"/>
    <w:rsid w:val="00101553"/>
    <w:rsid w:val="00105EE7"/>
    <w:rsid w:val="00113A03"/>
    <w:rsid w:val="00116E24"/>
    <w:rsid w:val="001210CA"/>
    <w:rsid w:val="00122C67"/>
    <w:rsid w:val="00125B39"/>
    <w:rsid w:val="001261BF"/>
    <w:rsid w:val="00126CF5"/>
    <w:rsid w:val="001301AE"/>
    <w:rsid w:val="001314AE"/>
    <w:rsid w:val="00133011"/>
    <w:rsid w:val="00135F52"/>
    <w:rsid w:val="00136152"/>
    <w:rsid w:val="001432EC"/>
    <w:rsid w:val="001443CB"/>
    <w:rsid w:val="0015074B"/>
    <w:rsid w:val="00150759"/>
    <w:rsid w:val="00154A7B"/>
    <w:rsid w:val="00157857"/>
    <w:rsid w:val="00161C05"/>
    <w:rsid w:val="00180140"/>
    <w:rsid w:val="00187C1F"/>
    <w:rsid w:val="001A140F"/>
    <w:rsid w:val="001A438B"/>
    <w:rsid w:val="001A49A1"/>
    <w:rsid w:val="001B1083"/>
    <w:rsid w:val="001C1411"/>
    <w:rsid w:val="001C35EC"/>
    <w:rsid w:val="001C3D66"/>
    <w:rsid w:val="001C4071"/>
    <w:rsid w:val="001C4BF6"/>
    <w:rsid w:val="001C6792"/>
    <w:rsid w:val="001C70AE"/>
    <w:rsid w:val="001D1056"/>
    <w:rsid w:val="001D6518"/>
    <w:rsid w:val="001D6742"/>
    <w:rsid w:val="001E0ADC"/>
    <w:rsid w:val="001E0CC6"/>
    <w:rsid w:val="001E4EE9"/>
    <w:rsid w:val="001E53BB"/>
    <w:rsid w:val="001E5526"/>
    <w:rsid w:val="001E5C31"/>
    <w:rsid w:val="001F0C8D"/>
    <w:rsid w:val="001F125C"/>
    <w:rsid w:val="001F4378"/>
    <w:rsid w:val="001F569F"/>
    <w:rsid w:val="001F6587"/>
    <w:rsid w:val="00201DA6"/>
    <w:rsid w:val="00205C6F"/>
    <w:rsid w:val="002114F2"/>
    <w:rsid w:val="002125D8"/>
    <w:rsid w:val="00216C8E"/>
    <w:rsid w:val="00221691"/>
    <w:rsid w:val="002247EA"/>
    <w:rsid w:val="00226BD1"/>
    <w:rsid w:val="00231262"/>
    <w:rsid w:val="002336C0"/>
    <w:rsid w:val="00235D0B"/>
    <w:rsid w:val="00236CE2"/>
    <w:rsid w:val="00241792"/>
    <w:rsid w:val="00245AB9"/>
    <w:rsid w:val="002478D5"/>
    <w:rsid w:val="00250419"/>
    <w:rsid w:val="00264A8C"/>
    <w:rsid w:val="00275526"/>
    <w:rsid w:val="00281C75"/>
    <w:rsid w:val="002838FB"/>
    <w:rsid w:val="00286905"/>
    <w:rsid w:val="0028798C"/>
    <w:rsid w:val="00292759"/>
    <w:rsid w:val="0029639D"/>
    <w:rsid w:val="00297291"/>
    <w:rsid w:val="002A6057"/>
    <w:rsid w:val="002B0F83"/>
    <w:rsid w:val="002B3B73"/>
    <w:rsid w:val="002C57C3"/>
    <w:rsid w:val="002D3607"/>
    <w:rsid w:val="002D573C"/>
    <w:rsid w:val="002D5AFF"/>
    <w:rsid w:val="002D6DEF"/>
    <w:rsid w:val="002E382F"/>
    <w:rsid w:val="002E4861"/>
    <w:rsid w:val="002E7F2C"/>
    <w:rsid w:val="002F2CF7"/>
    <w:rsid w:val="002F3643"/>
    <w:rsid w:val="002F7230"/>
    <w:rsid w:val="002F737D"/>
    <w:rsid w:val="003007D1"/>
    <w:rsid w:val="00304941"/>
    <w:rsid w:val="003139A0"/>
    <w:rsid w:val="00314BDE"/>
    <w:rsid w:val="003217A0"/>
    <w:rsid w:val="00323AD6"/>
    <w:rsid w:val="00326F90"/>
    <w:rsid w:val="003300E5"/>
    <w:rsid w:val="00332189"/>
    <w:rsid w:val="003355ED"/>
    <w:rsid w:val="003448B0"/>
    <w:rsid w:val="0035192B"/>
    <w:rsid w:val="00351DD4"/>
    <w:rsid w:val="00353334"/>
    <w:rsid w:val="00355B44"/>
    <w:rsid w:val="00357583"/>
    <w:rsid w:val="003610C5"/>
    <w:rsid w:val="0036121C"/>
    <w:rsid w:val="00363E40"/>
    <w:rsid w:val="003665B8"/>
    <w:rsid w:val="00372F75"/>
    <w:rsid w:val="00377F23"/>
    <w:rsid w:val="00382FE8"/>
    <w:rsid w:val="0038335D"/>
    <w:rsid w:val="00385A88"/>
    <w:rsid w:val="003914A2"/>
    <w:rsid w:val="00394582"/>
    <w:rsid w:val="0039574A"/>
    <w:rsid w:val="00395A01"/>
    <w:rsid w:val="00397CE8"/>
    <w:rsid w:val="003A7401"/>
    <w:rsid w:val="003A7D9A"/>
    <w:rsid w:val="003B18EF"/>
    <w:rsid w:val="003B2807"/>
    <w:rsid w:val="003B2A1B"/>
    <w:rsid w:val="003B3316"/>
    <w:rsid w:val="003B4B2F"/>
    <w:rsid w:val="003B4C13"/>
    <w:rsid w:val="003C5F26"/>
    <w:rsid w:val="003C61DA"/>
    <w:rsid w:val="003D3FB6"/>
    <w:rsid w:val="003F199C"/>
    <w:rsid w:val="003F60E1"/>
    <w:rsid w:val="003F75DA"/>
    <w:rsid w:val="004003C5"/>
    <w:rsid w:val="004107D2"/>
    <w:rsid w:val="00410FE7"/>
    <w:rsid w:val="00411B7E"/>
    <w:rsid w:val="00411F31"/>
    <w:rsid w:val="004122C5"/>
    <w:rsid w:val="004132C1"/>
    <w:rsid w:val="00413CF1"/>
    <w:rsid w:val="004144F0"/>
    <w:rsid w:val="00420BBE"/>
    <w:rsid w:val="00422119"/>
    <w:rsid w:val="004303EC"/>
    <w:rsid w:val="00430667"/>
    <w:rsid w:val="004315B2"/>
    <w:rsid w:val="0043296E"/>
    <w:rsid w:val="0043437E"/>
    <w:rsid w:val="00435053"/>
    <w:rsid w:val="00437691"/>
    <w:rsid w:val="0044349E"/>
    <w:rsid w:val="00447B27"/>
    <w:rsid w:val="00456A5F"/>
    <w:rsid w:val="0047158E"/>
    <w:rsid w:val="00481186"/>
    <w:rsid w:val="004927CD"/>
    <w:rsid w:val="004929E5"/>
    <w:rsid w:val="00492D74"/>
    <w:rsid w:val="004A4E44"/>
    <w:rsid w:val="004A5A68"/>
    <w:rsid w:val="004B2E00"/>
    <w:rsid w:val="004C4A13"/>
    <w:rsid w:val="004C4CC3"/>
    <w:rsid w:val="004D27AF"/>
    <w:rsid w:val="004D6884"/>
    <w:rsid w:val="004E073E"/>
    <w:rsid w:val="004E4CDC"/>
    <w:rsid w:val="00514FFD"/>
    <w:rsid w:val="00517910"/>
    <w:rsid w:val="005179F6"/>
    <w:rsid w:val="0052012D"/>
    <w:rsid w:val="00523494"/>
    <w:rsid w:val="00523C8F"/>
    <w:rsid w:val="0052532F"/>
    <w:rsid w:val="0052569A"/>
    <w:rsid w:val="005273A4"/>
    <w:rsid w:val="00527CE1"/>
    <w:rsid w:val="005321B8"/>
    <w:rsid w:val="00540AFE"/>
    <w:rsid w:val="00540BCE"/>
    <w:rsid w:val="005418A5"/>
    <w:rsid w:val="00543BA9"/>
    <w:rsid w:val="00544A8D"/>
    <w:rsid w:val="00556332"/>
    <w:rsid w:val="00560F26"/>
    <w:rsid w:val="00562D20"/>
    <w:rsid w:val="00577300"/>
    <w:rsid w:val="005817A1"/>
    <w:rsid w:val="00581C6A"/>
    <w:rsid w:val="00582A9F"/>
    <w:rsid w:val="00584E06"/>
    <w:rsid w:val="005872C8"/>
    <w:rsid w:val="00587849"/>
    <w:rsid w:val="0059023E"/>
    <w:rsid w:val="005962B3"/>
    <w:rsid w:val="005A12D9"/>
    <w:rsid w:val="005A686C"/>
    <w:rsid w:val="005B5DBE"/>
    <w:rsid w:val="005C49CF"/>
    <w:rsid w:val="005C7445"/>
    <w:rsid w:val="005D6BF8"/>
    <w:rsid w:val="005E0A72"/>
    <w:rsid w:val="005E10D5"/>
    <w:rsid w:val="005E2557"/>
    <w:rsid w:val="005E5135"/>
    <w:rsid w:val="005E56FE"/>
    <w:rsid w:val="005F056E"/>
    <w:rsid w:val="005F0EDE"/>
    <w:rsid w:val="005F496B"/>
    <w:rsid w:val="005F78FD"/>
    <w:rsid w:val="0060329C"/>
    <w:rsid w:val="00603C3B"/>
    <w:rsid w:val="0060435A"/>
    <w:rsid w:val="00605F28"/>
    <w:rsid w:val="00606814"/>
    <w:rsid w:val="006137CF"/>
    <w:rsid w:val="00613CDE"/>
    <w:rsid w:val="00613D01"/>
    <w:rsid w:val="00622936"/>
    <w:rsid w:val="00622ABE"/>
    <w:rsid w:val="00625358"/>
    <w:rsid w:val="00625ED5"/>
    <w:rsid w:val="00631832"/>
    <w:rsid w:val="00635CCC"/>
    <w:rsid w:val="00635E41"/>
    <w:rsid w:val="006378AE"/>
    <w:rsid w:val="00643B85"/>
    <w:rsid w:val="0064466E"/>
    <w:rsid w:val="00655757"/>
    <w:rsid w:val="006663F2"/>
    <w:rsid w:val="0066730F"/>
    <w:rsid w:val="00670240"/>
    <w:rsid w:val="00680679"/>
    <w:rsid w:val="006817E9"/>
    <w:rsid w:val="00684A08"/>
    <w:rsid w:val="00686C98"/>
    <w:rsid w:val="00686F35"/>
    <w:rsid w:val="00690BA2"/>
    <w:rsid w:val="006927A4"/>
    <w:rsid w:val="00693599"/>
    <w:rsid w:val="00695866"/>
    <w:rsid w:val="006972C2"/>
    <w:rsid w:val="006975D3"/>
    <w:rsid w:val="006A089C"/>
    <w:rsid w:val="006A17FC"/>
    <w:rsid w:val="006A2916"/>
    <w:rsid w:val="006A3BD8"/>
    <w:rsid w:val="006A4977"/>
    <w:rsid w:val="006A560B"/>
    <w:rsid w:val="006A5CFD"/>
    <w:rsid w:val="006B6349"/>
    <w:rsid w:val="006C1CD0"/>
    <w:rsid w:val="006D0EFC"/>
    <w:rsid w:val="006D2BBD"/>
    <w:rsid w:val="006D57CC"/>
    <w:rsid w:val="006D5C99"/>
    <w:rsid w:val="006E31A3"/>
    <w:rsid w:val="006E406C"/>
    <w:rsid w:val="006E7117"/>
    <w:rsid w:val="006F290F"/>
    <w:rsid w:val="006F486A"/>
    <w:rsid w:val="006F59D3"/>
    <w:rsid w:val="006F6F77"/>
    <w:rsid w:val="0070654F"/>
    <w:rsid w:val="00707D70"/>
    <w:rsid w:val="007135A8"/>
    <w:rsid w:val="00715E99"/>
    <w:rsid w:val="00716B34"/>
    <w:rsid w:val="00717F56"/>
    <w:rsid w:val="00732BD5"/>
    <w:rsid w:val="00733375"/>
    <w:rsid w:val="00734683"/>
    <w:rsid w:val="00741E12"/>
    <w:rsid w:val="00743939"/>
    <w:rsid w:val="00750948"/>
    <w:rsid w:val="00754086"/>
    <w:rsid w:val="007549AC"/>
    <w:rsid w:val="007579E6"/>
    <w:rsid w:val="00760FFB"/>
    <w:rsid w:val="007778F7"/>
    <w:rsid w:val="00781C26"/>
    <w:rsid w:val="007829B0"/>
    <w:rsid w:val="00786D97"/>
    <w:rsid w:val="007879FA"/>
    <w:rsid w:val="00796E98"/>
    <w:rsid w:val="007A4A8F"/>
    <w:rsid w:val="007A4F48"/>
    <w:rsid w:val="007A69CE"/>
    <w:rsid w:val="007C09FC"/>
    <w:rsid w:val="007C1C48"/>
    <w:rsid w:val="007C22D8"/>
    <w:rsid w:val="007C2D2C"/>
    <w:rsid w:val="007C3976"/>
    <w:rsid w:val="007C4A48"/>
    <w:rsid w:val="007D00C8"/>
    <w:rsid w:val="007D0757"/>
    <w:rsid w:val="007D16AC"/>
    <w:rsid w:val="007E1689"/>
    <w:rsid w:val="007E2785"/>
    <w:rsid w:val="007E4CD0"/>
    <w:rsid w:val="007E68C0"/>
    <w:rsid w:val="007E7623"/>
    <w:rsid w:val="007E7B2A"/>
    <w:rsid w:val="00800C7C"/>
    <w:rsid w:val="00802069"/>
    <w:rsid w:val="00803C34"/>
    <w:rsid w:val="00805249"/>
    <w:rsid w:val="00807E5A"/>
    <w:rsid w:val="008148BB"/>
    <w:rsid w:val="0081608F"/>
    <w:rsid w:val="00816164"/>
    <w:rsid w:val="008213C7"/>
    <w:rsid w:val="008313B3"/>
    <w:rsid w:val="00831806"/>
    <w:rsid w:val="00844C94"/>
    <w:rsid w:val="00847EE4"/>
    <w:rsid w:val="008510E3"/>
    <w:rsid w:val="008529C7"/>
    <w:rsid w:val="00852EE5"/>
    <w:rsid w:val="00855832"/>
    <w:rsid w:val="00856B7D"/>
    <w:rsid w:val="00862662"/>
    <w:rsid w:val="008669F9"/>
    <w:rsid w:val="008702D8"/>
    <w:rsid w:val="00875653"/>
    <w:rsid w:val="00877D08"/>
    <w:rsid w:val="008829D2"/>
    <w:rsid w:val="00882C1F"/>
    <w:rsid w:val="008838DC"/>
    <w:rsid w:val="00885741"/>
    <w:rsid w:val="00886BD0"/>
    <w:rsid w:val="00892CD3"/>
    <w:rsid w:val="00894A15"/>
    <w:rsid w:val="00894DBD"/>
    <w:rsid w:val="008A2913"/>
    <w:rsid w:val="008A321D"/>
    <w:rsid w:val="008A325F"/>
    <w:rsid w:val="008A66E7"/>
    <w:rsid w:val="008A6BCC"/>
    <w:rsid w:val="008B01A2"/>
    <w:rsid w:val="008C27AE"/>
    <w:rsid w:val="008C3394"/>
    <w:rsid w:val="008D0954"/>
    <w:rsid w:val="008D1D14"/>
    <w:rsid w:val="008D2879"/>
    <w:rsid w:val="008D4A18"/>
    <w:rsid w:val="008D604F"/>
    <w:rsid w:val="008D7DA6"/>
    <w:rsid w:val="008E63A0"/>
    <w:rsid w:val="008E6EF9"/>
    <w:rsid w:val="008F2583"/>
    <w:rsid w:val="008F705B"/>
    <w:rsid w:val="008F75D9"/>
    <w:rsid w:val="0090533C"/>
    <w:rsid w:val="00907AAA"/>
    <w:rsid w:val="00910CD8"/>
    <w:rsid w:val="009112BA"/>
    <w:rsid w:val="00911B5B"/>
    <w:rsid w:val="00913240"/>
    <w:rsid w:val="00916292"/>
    <w:rsid w:val="00917387"/>
    <w:rsid w:val="009205C2"/>
    <w:rsid w:val="00920D62"/>
    <w:rsid w:val="00923506"/>
    <w:rsid w:val="00934768"/>
    <w:rsid w:val="00936049"/>
    <w:rsid w:val="00936554"/>
    <w:rsid w:val="009370FF"/>
    <w:rsid w:val="0093731D"/>
    <w:rsid w:val="0094534C"/>
    <w:rsid w:val="009458C0"/>
    <w:rsid w:val="0095018E"/>
    <w:rsid w:val="00951500"/>
    <w:rsid w:val="009521E9"/>
    <w:rsid w:val="00952265"/>
    <w:rsid w:val="00953752"/>
    <w:rsid w:val="00954C9D"/>
    <w:rsid w:val="00955D3F"/>
    <w:rsid w:val="00960E1E"/>
    <w:rsid w:val="00964129"/>
    <w:rsid w:val="00965B45"/>
    <w:rsid w:val="00966075"/>
    <w:rsid w:val="009674B3"/>
    <w:rsid w:val="009744AE"/>
    <w:rsid w:val="00974A39"/>
    <w:rsid w:val="0097739A"/>
    <w:rsid w:val="00982BA4"/>
    <w:rsid w:val="00991923"/>
    <w:rsid w:val="00992B11"/>
    <w:rsid w:val="0099660A"/>
    <w:rsid w:val="009A2D57"/>
    <w:rsid w:val="009A37B4"/>
    <w:rsid w:val="009B166D"/>
    <w:rsid w:val="009B430B"/>
    <w:rsid w:val="009B74C3"/>
    <w:rsid w:val="009C0AAB"/>
    <w:rsid w:val="009C23A2"/>
    <w:rsid w:val="009C336E"/>
    <w:rsid w:val="009C48C7"/>
    <w:rsid w:val="009D1C49"/>
    <w:rsid w:val="009D3F92"/>
    <w:rsid w:val="009E15C0"/>
    <w:rsid w:val="009E4051"/>
    <w:rsid w:val="009E4379"/>
    <w:rsid w:val="009F23B5"/>
    <w:rsid w:val="009F5E83"/>
    <w:rsid w:val="00A01832"/>
    <w:rsid w:val="00A02BF8"/>
    <w:rsid w:val="00A10AFC"/>
    <w:rsid w:val="00A11AE0"/>
    <w:rsid w:val="00A12137"/>
    <w:rsid w:val="00A136AF"/>
    <w:rsid w:val="00A14A69"/>
    <w:rsid w:val="00A15F4C"/>
    <w:rsid w:val="00A161CC"/>
    <w:rsid w:val="00A21365"/>
    <w:rsid w:val="00A21EAD"/>
    <w:rsid w:val="00A2403A"/>
    <w:rsid w:val="00A250FC"/>
    <w:rsid w:val="00A302FA"/>
    <w:rsid w:val="00A44849"/>
    <w:rsid w:val="00A5547F"/>
    <w:rsid w:val="00A55650"/>
    <w:rsid w:val="00A57A70"/>
    <w:rsid w:val="00A61583"/>
    <w:rsid w:val="00A6489C"/>
    <w:rsid w:val="00A64F78"/>
    <w:rsid w:val="00A71391"/>
    <w:rsid w:val="00A71EB4"/>
    <w:rsid w:val="00A71FEA"/>
    <w:rsid w:val="00A723C3"/>
    <w:rsid w:val="00A731E3"/>
    <w:rsid w:val="00A74002"/>
    <w:rsid w:val="00A762C4"/>
    <w:rsid w:val="00A77724"/>
    <w:rsid w:val="00A80624"/>
    <w:rsid w:val="00A81961"/>
    <w:rsid w:val="00A825C3"/>
    <w:rsid w:val="00A90397"/>
    <w:rsid w:val="00A9230C"/>
    <w:rsid w:val="00A927EC"/>
    <w:rsid w:val="00A93296"/>
    <w:rsid w:val="00A94727"/>
    <w:rsid w:val="00A94A4F"/>
    <w:rsid w:val="00A953C5"/>
    <w:rsid w:val="00AA1D8D"/>
    <w:rsid w:val="00AB06C4"/>
    <w:rsid w:val="00AB4E7E"/>
    <w:rsid w:val="00AB5141"/>
    <w:rsid w:val="00AC0427"/>
    <w:rsid w:val="00AC17E3"/>
    <w:rsid w:val="00AC2EFD"/>
    <w:rsid w:val="00AD5499"/>
    <w:rsid w:val="00AD5DE4"/>
    <w:rsid w:val="00AD7C43"/>
    <w:rsid w:val="00AE150A"/>
    <w:rsid w:val="00AE23B8"/>
    <w:rsid w:val="00AE34CB"/>
    <w:rsid w:val="00AE65EB"/>
    <w:rsid w:val="00AE775B"/>
    <w:rsid w:val="00AF1C1E"/>
    <w:rsid w:val="00AF2030"/>
    <w:rsid w:val="00AF24B9"/>
    <w:rsid w:val="00AF2927"/>
    <w:rsid w:val="00AF2B04"/>
    <w:rsid w:val="00AF2BF6"/>
    <w:rsid w:val="00AF6AF0"/>
    <w:rsid w:val="00AF6B66"/>
    <w:rsid w:val="00AF75B9"/>
    <w:rsid w:val="00B040F4"/>
    <w:rsid w:val="00B05F68"/>
    <w:rsid w:val="00B1168A"/>
    <w:rsid w:val="00B158F6"/>
    <w:rsid w:val="00B15EEC"/>
    <w:rsid w:val="00B30E82"/>
    <w:rsid w:val="00B3267B"/>
    <w:rsid w:val="00B36387"/>
    <w:rsid w:val="00B36E23"/>
    <w:rsid w:val="00B425D9"/>
    <w:rsid w:val="00B43F5C"/>
    <w:rsid w:val="00B445D1"/>
    <w:rsid w:val="00B446FC"/>
    <w:rsid w:val="00B44EE3"/>
    <w:rsid w:val="00B46FD9"/>
    <w:rsid w:val="00B47730"/>
    <w:rsid w:val="00B51F42"/>
    <w:rsid w:val="00B526C1"/>
    <w:rsid w:val="00B56C04"/>
    <w:rsid w:val="00B64AD7"/>
    <w:rsid w:val="00B672D0"/>
    <w:rsid w:val="00B724DA"/>
    <w:rsid w:val="00B83A5A"/>
    <w:rsid w:val="00B84ECB"/>
    <w:rsid w:val="00B87456"/>
    <w:rsid w:val="00B94C60"/>
    <w:rsid w:val="00B96343"/>
    <w:rsid w:val="00B9679E"/>
    <w:rsid w:val="00BA01DD"/>
    <w:rsid w:val="00BA3F81"/>
    <w:rsid w:val="00BA43A5"/>
    <w:rsid w:val="00BA70D5"/>
    <w:rsid w:val="00BB28C9"/>
    <w:rsid w:val="00BB527A"/>
    <w:rsid w:val="00BC1D54"/>
    <w:rsid w:val="00BC2A93"/>
    <w:rsid w:val="00BC351C"/>
    <w:rsid w:val="00BC5DC1"/>
    <w:rsid w:val="00BC610B"/>
    <w:rsid w:val="00BD3C0E"/>
    <w:rsid w:val="00BE2AAB"/>
    <w:rsid w:val="00BE37D9"/>
    <w:rsid w:val="00BE38B8"/>
    <w:rsid w:val="00BE48F4"/>
    <w:rsid w:val="00BE665E"/>
    <w:rsid w:val="00BE7CD2"/>
    <w:rsid w:val="00BF013F"/>
    <w:rsid w:val="00BF22B2"/>
    <w:rsid w:val="00BF2E39"/>
    <w:rsid w:val="00BF305B"/>
    <w:rsid w:val="00BF4AF4"/>
    <w:rsid w:val="00BF72D2"/>
    <w:rsid w:val="00C024E0"/>
    <w:rsid w:val="00C03D2C"/>
    <w:rsid w:val="00C05A26"/>
    <w:rsid w:val="00C07435"/>
    <w:rsid w:val="00C12916"/>
    <w:rsid w:val="00C12E70"/>
    <w:rsid w:val="00C20B18"/>
    <w:rsid w:val="00C267E1"/>
    <w:rsid w:val="00C26BF5"/>
    <w:rsid w:val="00C40B4C"/>
    <w:rsid w:val="00C429FD"/>
    <w:rsid w:val="00C42EF4"/>
    <w:rsid w:val="00C446B7"/>
    <w:rsid w:val="00C449F9"/>
    <w:rsid w:val="00C46E2A"/>
    <w:rsid w:val="00C476CE"/>
    <w:rsid w:val="00C507BC"/>
    <w:rsid w:val="00C54C40"/>
    <w:rsid w:val="00C55EAC"/>
    <w:rsid w:val="00C602D5"/>
    <w:rsid w:val="00C652AD"/>
    <w:rsid w:val="00C6751D"/>
    <w:rsid w:val="00C72409"/>
    <w:rsid w:val="00C82448"/>
    <w:rsid w:val="00C82C79"/>
    <w:rsid w:val="00C82E8B"/>
    <w:rsid w:val="00C831D3"/>
    <w:rsid w:val="00CA0BBA"/>
    <w:rsid w:val="00CA2767"/>
    <w:rsid w:val="00CA3632"/>
    <w:rsid w:val="00CA3AB5"/>
    <w:rsid w:val="00CA5698"/>
    <w:rsid w:val="00CB0548"/>
    <w:rsid w:val="00CB0664"/>
    <w:rsid w:val="00CB251E"/>
    <w:rsid w:val="00CB3C44"/>
    <w:rsid w:val="00CB7AD6"/>
    <w:rsid w:val="00CC089F"/>
    <w:rsid w:val="00CC6EB4"/>
    <w:rsid w:val="00CE12F2"/>
    <w:rsid w:val="00CE788C"/>
    <w:rsid w:val="00CF1220"/>
    <w:rsid w:val="00D0745C"/>
    <w:rsid w:val="00D13E78"/>
    <w:rsid w:val="00D146CC"/>
    <w:rsid w:val="00D207BD"/>
    <w:rsid w:val="00D21E76"/>
    <w:rsid w:val="00D22292"/>
    <w:rsid w:val="00D27F0D"/>
    <w:rsid w:val="00D351DE"/>
    <w:rsid w:val="00D35BD9"/>
    <w:rsid w:val="00D36012"/>
    <w:rsid w:val="00D37F3A"/>
    <w:rsid w:val="00D42996"/>
    <w:rsid w:val="00D42D2E"/>
    <w:rsid w:val="00D47C53"/>
    <w:rsid w:val="00D54AF5"/>
    <w:rsid w:val="00D63451"/>
    <w:rsid w:val="00D6574A"/>
    <w:rsid w:val="00D66D19"/>
    <w:rsid w:val="00D718CE"/>
    <w:rsid w:val="00D73719"/>
    <w:rsid w:val="00D74CFF"/>
    <w:rsid w:val="00D7564D"/>
    <w:rsid w:val="00D771A3"/>
    <w:rsid w:val="00D773D5"/>
    <w:rsid w:val="00D918B8"/>
    <w:rsid w:val="00D93B5B"/>
    <w:rsid w:val="00D95A17"/>
    <w:rsid w:val="00D97D37"/>
    <w:rsid w:val="00DA3DDD"/>
    <w:rsid w:val="00DA4ECD"/>
    <w:rsid w:val="00DA5B92"/>
    <w:rsid w:val="00DB0D3C"/>
    <w:rsid w:val="00DB68FD"/>
    <w:rsid w:val="00DC4B0E"/>
    <w:rsid w:val="00DD2343"/>
    <w:rsid w:val="00DD2648"/>
    <w:rsid w:val="00DD2826"/>
    <w:rsid w:val="00DD4B10"/>
    <w:rsid w:val="00DD697F"/>
    <w:rsid w:val="00DE1F47"/>
    <w:rsid w:val="00DE525E"/>
    <w:rsid w:val="00DF2980"/>
    <w:rsid w:val="00E0114E"/>
    <w:rsid w:val="00E041B6"/>
    <w:rsid w:val="00E04EAC"/>
    <w:rsid w:val="00E12A28"/>
    <w:rsid w:val="00E22EE4"/>
    <w:rsid w:val="00E24366"/>
    <w:rsid w:val="00E246B6"/>
    <w:rsid w:val="00E26951"/>
    <w:rsid w:val="00E30A10"/>
    <w:rsid w:val="00E30C09"/>
    <w:rsid w:val="00E31CDF"/>
    <w:rsid w:val="00E358EC"/>
    <w:rsid w:val="00E4084F"/>
    <w:rsid w:val="00E40D92"/>
    <w:rsid w:val="00E41C3D"/>
    <w:rsid w:val="00E424B0"/>
    <w:rsid w:val="00E548F3"/>
    <w:rsid w:val="00E61CD0"/>
    <w:rsid w:val="00E63E51"/>
    <w:rsid w:val="00E6615B"/>
    <w:rsid w:val="00E6776E"/>
    <w:rsid w:val="00E730AA"/>
    <w:rsid w:val="00E73F85"/>
    <w:rsid w:val="00E835C1"/>
    <w:rsid w:val="00E84DF3"/>
    <w:rsid w:val="00E852CF"/>
    <w:rsid w:val="00E94F34"/>
    <w:rsid w:val="00E95956"/>
    <w:rsid w:val="00E975FF"/>
    <w:rsid w:val="00E97F78"/>
    <w:rsid w:val="00EA15C3"/>
    <w:rsid w:val="00EA233F"/>
    <w:rsid w:val="00EA28D7"/>
    <w:rsid w:val="00EA2AD0"/>
    <w:rsid w:val="00EB5503"/>
    <w:rsid w:val="00EB5F78"/>
    <w:rsid w:val="00EC0CE2"/>
    <w:rsid w:val="00EC1C62"/>
    <w:rsid w:val="00EC1EC9"/>
    <w:rsid w:val="00EC4793"/>
    <w:rsid w:val="00EC537E"/>
    <w:rsid w:val="00EC756E"/>
    <w:rsid w:val="00EE39EF"/>
    <w:rsid w:val="00EE671E"/>
    <w:rsid w:val="00EF0E92"/>
    <w:rsid w:val="00EF3DA5"/>
    <w:rsid w:val="00EF4AFA"/>
    <w:rsid w:val="00EF5581"/>
    <w:rsid w:val="00EF5E0E"/>
    <w:rsid w:val="00F03186"/>
    <w:rsid w:val="00F03BD0"/>
    <w:rsid w:val="00F05F45"/>
    <w:rsid w:val="00F06083"/>
    <w:rsid w:val="00F062B5"/>
    <w:rsid w:val="00F07903"/>
    <w:rsid w:val="00F11ABE"/>
    <w:rsid w:val="00F12109"/>
    <w:rsid w:val="00F1661C"/>
    <w:rsid w:val="00F22AD8"/>
    <w:rsid w:val="00F2403C"/>
    <w:rsid w:val="00F260E9"/>
    <w:rsid w:val="00F40781"/>
    <w:rsid w:val="00F40BBF"/>
    <w:rsid w:val="00F56C25"/>
    <w:rsid w:val="00F56DC1"/>
    <w:rsid w:val="00F57971"/>
    <w:rsid w:val="00F60A00"/>
    <w:rsid w:val="00F6154B"/>
    <w:rsid w:val="00F64804"/>
    <w:rsid w:val="00F65BA7"/>
    <w:rsid w:val="00F65D4D"/>
    <w:rsid w:val="00F66FF8"/>
    <w:rsid w:val="00F702FE"/>
    <w:rsid w:val="00F7048A"/>
    <w:rsid w:val="00F71256"/>
    <w:rsid w:val="00F718C2"/>
    <w:rsid w:val="00F71A29"/>
    <w:rsid w:val="00F740E7"/>
    <w:rsid w:val="00F745AB"/>
    <w:rsid w:val="00F77058"/>
    <w:rsid w:val="00F817E7"/>
    <w:rsid w:val="00F92B20"/>
    <w:rsid w:val="00F9388A"/>
    <w:rsid w:val="00F971C8"/>
    <w:rsid w:val="00FA057C"/>
    <w:rsid w:val="00FA155A"/>
    <w:rsid w:val="00FA1917"/>
    <w:rsid w:val="00FA4E5D"/>
    <w:rsid w:val="00FB22ED"/>
    <w:rsid w:val="00FB3B18"/>
    <w:rsid w:val="00FB635E"/>
    <w:rsid w:val="00FC0577"/>
    <w:rsid w:val="00FC688C"/>
    <w:rsid w:val="00FC693F"/>
    <w:rsid w:val="00FD1370"/>
    <w:rsid w:val="00FD267B"/>
    <w:rsid w:val="00FD3128"/>
    <w:rsid w:val="00FD37B5"/>
    <w:rsid w:val="00FD55D1"/>
    <w:rsid w:val="00FE3ED0"/>
    <w:rsid w:val="00FE744A"/>
    <w:rsid w:val="00FF0A4F"/>
    <w:rsid w:val="00FF13B4"/>
    <w:rsid w:val="00FF6751"/>
    <w:rsid w:val="00FF6D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5C743F87-F93D-4D7D-AE13-067082E8C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BA7"/>
  </w:style>
  <w:style w:type="paragraph" w:styleId="Ttulo1">
    <w:name w:val="heading 1"/>
    <w:basedOn w:val="Normal"/>
    <w:next w:val="Normal"/>
    <w:link w:val="Ttulo1Car"/>
    <w:uiPriority w:val="9"/>
    <w:qFormat/>
    <w:rsid w:val="00F65BA7"/>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F65BA7"/>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F65BA7"/>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unhideWhenUsed/>
    <w:qFormat/>
    <w:rsid w:val="00F65BA7"/>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F65BA7"/>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F65BA7"/>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F65BA7"/>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F65BA7"/>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F65BA7"/>
    <w:pPr>
      <w:keepNext/>
      <w:keepLines/>
      <w:spacing w:before="120" w:after="0"/>
      <w:outlineLvl w:val="8"/>
    </w:pPr>
    <w:rPr>
      <w:i/>
      <w:i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65BA7"/>
    <w:pPr>
      <w:spacing w:after="0" w:line="240" w:lineRule="auto"/>
    </w:pPr>
  </w:style>
  <w:style w:type="character" w:customStyle="1" w:styleId="Ttulo1Car">
    <w:name w:val="Título 1 Car"/>
    <w:basedOn w:val="Fuentedeprrafopredeter"/>
    <w:link w:val="Ttulo1"/>
    <w:uiPriority w:val="9"/>
    <w:rsid w:val="00F65BA7"/>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F65BA7"/>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F65BA7"/>
    <w:rPr>
      <w:rFonts w:asciiTheme="majorHAnsi" w:eastAsiaTheme="majorEastAsia" w:hAnsiTheme="majorHAnsi" w:cstheme="majorBidi"/>
      <w:spacing w:val="4"/>
      <w:sz w:val="24"/>
      <w:szCs w:val="24"/>
    </w:rPr>
  </w:style>
  <w:style w:type="paragraph" w:styleId="Ttulo">
    <w:name w:val="Title"/>
    <w:basedOn w:val="Normal"/>
    <w:next w:val="Normal"/>
    <w:link w:val="TtuloCar"/>
    <w:uiPriority w:val="10"/>
    <w:qFormat/>
    <w:rsid w:val="00F65BA7"/>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F65BA7"/>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F65BA7"/>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F65BA7"/>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65BA7"/>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F65BA7"/>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rsid w:val="00F65BA7"/>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F65BA7"/>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F65BA7"/>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F65BA7"/>
    <w:rPr>
      <w:i/>
      <w:iCs/>
    </w:rPr>
  </w:style>
  <w:style w:type="character" w:customStyle="1" w:styleId="Ttulo8Car">
    <w:name w:val="Título 8 Car"/>
    <w:basedOn w:val="Fuentedeprrafopredeter"/>
    <w:link w:val="Ttulo8"/>
    <w:uiPriority w:val="9"/>
    <w:semiHidden/>
    <w:rsid w:val="00F65BA7"/>
    <w:rPr>
      <w:b/>
      <w:bCs/>
    </w:rPr>
  </w:style>
  <w:style w:type="character" w:customStyle="1" w:styleId="Ttulo9Car">
    <w:name w:val="Título 9 Car"/>
    <w:basedOn w:val="Fuentedeprrafopredeter"/>
    <w:link w:val="Ttulo9"/>
    <w:uiPriority w:val="9"/>
    <w:semiHidden/>
    <w:rsid w:val="00F65BA7"/>
    <w:rPr>
      <w:i/>
      <w:iCs/>
    </w:rPr>
  </w:style>
  <w:style w:type="paragraph" w:styleId="Descripcin">
    <w:name w:val="caption"/>
    <w:basedOn w:val="Normal"/>
    <w:next w:val="Normal"/>
    <w:uiPriority w:val="35"/>
    <w:unhideWhenUsed/>
    <w:qFormat/>
    <w:rsid w:val="00F65BA7"/>
    <w:rPr>
      <w:b/>
      <w:bCs/>
      <w:sz w:val="18"/>
      <w:szCs w:val="18"/>
    </w:rPr>
  </w:style>
  <w:style w:type="character" w:styleId="Fuerte">
    <w:name w:val="Strong"/>
    <w:basedOn w:val="Fuentedeprrafopredeter"/>
    <w:uiPriority w:val="22"/>
    <w:qFormat/>
    <w:rsid w:val="00F65BA7"/>
    <w:rPr>
      <w:b/>
      <w:bCs/>
      <w:color w:val="auto"/>
    </w:rPr>
  </w:style>
  <w:style w:type="character" w:styleId="nfasis">
    <w:name w:val="Emphasis"/>
    <w:basedOn w:val="Fuentedeprrafopredeter"/>
    <w:uiPriority w:val="20"/>
    <w:qFormat/>
    <w:rsid w:val="00F65BA7"/>
    <w:rPr>
      <w:i/>
      <w:iCs/>
      <w:color w:val="auto"/>
    </w:rPr>
  </w:style>
  <w:style w:type="paragraph" w:styleId="Citadestacada">
    <w:name w:val="Intense Quote"/>
    <w:basedOn w:val="Normal"/>
    <w:next w:val="Normal"/>
    <w:link w:val="CitadestacadaCar"/>
    <w:uiPriority w:val="30"/>
    <w:qFormat/>
    <w:rsid w:val="00F65BA7"/>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F65BA7"/>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F65BA7"/>
    <w:rPr>
      <w:i/>
      <w:iCs/>
      <w:color w:val="auto"/>
    </w:rPr>
  </w:style>
  <w:style w:type="character" w:styleId="nfasisintenso">
    <w:name w:val="Intense Emphasis"/>
    <w:basedOn w:val="Fuentedeprrafopredeter"/>
    <w:uiPriority w:val="21"/>
    <w:qFormat/>
    <w:rsid w:val="00F65BA7"/>
    <w:rPr>
      <w:b/>
      <w:bCs/>
      <w:i/>
      <w:iCs/>
      <w:color w:val="auto"/>
    </w:rPr>
  </w:style>
  <w:style w:type="character" w:styleId="Referenciasutil">
    <w:name w:val="Subtle Reference"/>
    <w:basedOn w:val="Fuentedeprrafopredeter"/>
    <w:uiPriority w:val="31"/>
    <w:qFormat/>
    <w:rsid w:val="00F65BA7"/>
    <w:rPr>
      <w:smallCaps/>
      <w:color w:val="auto"/>
      <w:u w:val="single" w:color="7F7F7F" w:themeColor="text1" w:themeTint="80"/>
    </w:rPr>
  </w:style>
  <w:style w:type="character" w:styleId="Referenciaintensa">
    <w:name w:val="Intense Reference"/>
    <w:basedOn w:val="Fuentedeprrafopredeter"/>
    <w:uiPriority w:val="32"/>
    <w:qFormat/>
    <w:rsid w:val="00F65BA7"/>
    <w:rPr>
      <w:b/>
      <w:bCs/>
      <w:smallCaps/>
      <w:color w:val="auto"/>
      <w:u w:val="single"/>
    </w:rPr>
  </w:style>
  <w:style w:type="character" w:styleId="Ttulodellibro">
    <w:name w:val="Book Title"/>
    <w:basedOn w:val="Fuentedeprrafopredeter"/>
    <w:uiPriority w:val="33"/>
    <w:qFormat/>
    <w:rsid w:val="00F65BA7"/>
    <w:rPr>
      <w:b/>
      <w:bCs/>
      <w:smallCaps/>
      <w:color w:val="auto"/>
    </w:rPr>
  </w:style>
  <w:style w:type="paragraph" w:styleId="TtuloTDC">
    <w:name w:val="TOC Heading"/>
    <w:basedOn w:val="Ttulo1"/>
    <w:next w:val="Normal"/>
    <w:uiPriority w:val="39"/>
    <w:semiHidden/>
    <w:unhideWhenUsed/>
    <w:qFormat/>
    <w:rsid w:val="00F65BA7"/>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extodelmarcadordeposicin">
    <w:name w:val="Placeholder Text"/>
    <w:basedOn w:val="Fuentedeprrafopredeter"/>
    <w:uiPriority w:val="99"/>
    <w:semiHidden/>
    <w:rsid w:val="00920D62"/>
    <w:rPr>
      <w:color w:val="666666"/>
    </w:rPr>
  </w:style>
  <w:style w:type="paragraph" w:styleId="Revisin">
    <w:name w:val="Revision"/>
    <w:hidden/>
    <w:uiPriority w:val="99"/>
    <w:semiHidden/>
    <w:rsid w:val="00781C26"/>
    <w:pPr>
      <w:spacing w:after="0" w:line="240" w:lineRule="auto"/>
      <w:jc w:val="left"/>
    </w:pPr>
    <w:rPr>
      <w:lang w:val="es-AR"/>
    </w:rPr>
  </w:style>
  <w:style w:type="character" w:styleId="Refdecomentario">
    <w:name w:val="annotation reference"/>
    <w:basedOn w:val="Fuentedeprrafopredeter"/>
    <w:uiPriority w:val="99"/>
    <w:semiHidden/>
    <w:unhideWhenUsed/>
    <w:rsid w:val="005962B3"/>
    <w:rPr>
      <w:sz w:val="16"/>
      <w:szCs w:val="16"/>
    </w:rPr>
  </w:style>
  <w:style w:type="paragraph" w:styleId="Textocomentario">
    <w:name w:val="annotation text"/>
    <w:basedOn w:val="Normal"/>
    <w:link w:val="TextocomentarioCar"/>
    <w:uiPriority w:val="99"/>
    <w:unhideWhenUsed/>
    <w:rsid w:val="005962B3"/>
    <w:pPr>
      <w:spacing w:line="240" w:lineRule="auto"/>
    </w:pPr>
    <w:rPr>
      <w:sz w:val="20"/>
      <w:szCs w:val="20"/>
    </w:rPr>
  </w:style>
  <w:style w:type="character" w:customStyle="1" w:styleId="TextocomentarioCar">
    <w:name w:val="Texto comentario Car"/>
    <w:basedOn w:val="Fuentedeprrafopredeter"/>
    <w:link w:val="Textocomentario"/>
    <w:uiPriority w:val="99"/>
    <w:rsid w:val="005962B3"/>
    <w:rPr>
      <w:sz w:val="20"/>
      <w:szCs w:val="20"/>
      <w:lang w:val="es-AR"/>
    </w:rPr>
  </w:style>
  <w:style w:type="paragraph" w:styleId="Asuntodelcomentario">
    <w:name w:val="annotation subject"/>
    <w:basedOn w:val="Textocomentario"/>
    <w:next w:val="Textocomentario"/>
    <w:link w:val="AsuntodelcomentarioCar"/>
    <w:uiPriority w:val="99"/>
    <w:semiHidden/>
    <w:unhideWhenUsed/>
    <w:rsid w:val="005962B3"/>
    <w:rPr>
      <w:b/>
      <w:bCs/>
    </w:rPr>
  </w:style>
  <w:style w:type="character" w:customStyle="1" w:styleId="AsuntodelcomentarioCar">
    <w:name w:val="Asunto del comentario Car"/>
    <w:basedOn w:val="TextocomentarioCar"/>
    <w:link w:val="Asuntodelcomentario"/>
    <w:uiPriority w:val="99"/>
    <w:semiHidden/>
    <w:rsid w:val="005962B3"/>
    <w:rPr>
      <w:b/>
      <w:bCs/>
      <w:sz w:val="20"/>
      <w:szCs w:val="20"/>
      <w:lang w:val="es-AR"/>
    </w:rPr>
  </w:style>
  <w:style w:type="paragraph" w:customStyle="1" w:styleId="pdq2pgselectionanchorcontainer">
    <w:name w:val="pdq2pg_selectionanchorcontainer"/>
    <w:basedOn w:val="Normal"/>
    <w:rsid w:val="00964129"/>
    <w:pPr>
      <w:spacing w:before="100" w:beforeAutospacing="1" w:after="100" w:afterAutospacing="1" w:line="240" w:lineRule="auto"/>
      <w:jc w:val="left"/>
    </w:pPr>
    <w:rPr>
      <w:rFonts w:ascii="Times New Roman" w:eastAsia="Times New Roman" w:hAnsi="Times New Roman" w:cs="Times New Roman"/>
      <w:sz w:val="24"/>
      <w:szCs w:val="24"/>
      <w:lang w:eastAsia="es-AR"/>
    </w:rPr>
  </w:style>
  <w:style w:type="paragraph" w:styleId="NormalWeb">
    <w:name w:val="Normal (Web)"/>
    <w:basedOn w:val="Normal"/>
    <w:uiPriority w:val="99"/>
    <w:semiHidden/>
    <w:unhideWhenUsed/>
    <w:rsid w:val="009E4051"/>
    <w:pPr>
      <w:spacing w:before="100" w:beforeAutospacing="1" w:after="100" w:afterAutospacing="1" w:line="240" w:lineRule="auto"/>
      <w:jc w:val="left"/>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0617">
      <w:marLeft w:val="480"/>
      <w:marRight w:val="0"/>
      <w:marTop w:val="0"/>
      <w:marBottom w:val="0"/>
      <w:divBdr>
        <w:top w:val="none" w:sz="0" w:space="0" w:color="auto"/>
        <w:left w:val="none" w:sz="0" w:space="0" w:color="auto"/>
        <w:bottom w:val="none" w:sz="0" w:space="0" w:color="auto"/>
        <w:right w:val="none" w:sz="0" w:space="0" w:color="auto"/>
      </w:divBdr>
    </w:div>
    <w:div w:id="22706745">
      <w:bodyDiv w:val="1"/>
      <w:marLeft w:val="0"/>
      <w:marRight w:val="0"/>
      <w:marTop w:val="0"/>
      <w:marBottom w:val="0"/>
      <w:divBdr>
        <w:top w:val="none" w:sz="0" w:space="0" w:color="auto"/>
        <w:left w:val="none" w:sz="0" w:space="0" w:color="auto"/>
        <w:bottom w:val="none" w:sz="0" w:space="0" w:color="auto"/>
        <w:right w:val="none" w:sz="0" w:space="0" w:color="auto"/>
      </w:divBdr>
    </w:div>
    <w:div w:id="50546713">
      <w:marLeft w:val="480"/>
      <w:marRight w:val="0"/>
      <w:marTop w:val="0"/>
      <w:marBottom w:val="0"/>
      <w:divBdr>
        <w:top w:val="none" w:sz="0" w:space="0" w:color="auto"/>
        <w:left w:val="none" w:sz="0" w:space="0" w:color="auto"/>
        <w:bottom w:val="none" w:sz="0" w:space="0" w:color="auto"/>
        <w:right w:val="none" w:sz="0" w:space="0" w:color="auto"/>
      </w:divBdr>
    </w:div>
    <w:div w:id="61410446">
      <w:marLeft w:val="480"/>
      <w:marRight w:val="0"/>
      <w:marTop w:val="0"/>
      <w:marBottom w:val="0"/>
      <w:divBdr>
        <w:top w:val="none" w:sz="0" w:space="0" w:color="auto"/>
        <w:left w:val="none" w:sz="0" w:space="0" w:color="auto"/>
        <w:bottom w:val="none" w:sz="0" w:space="0" w:color="auto"/>
        <w:right w:val="none" w:sz="0" w:space="0" w:color="auto"/>
      </w:divBdr>
    </w:div>
    <w:div w:id="108399944">
      <w:marLeft w:val="480"/>
      <w:marRight w:val="0"/>
      <w:marTop w:val="0"/>
      <w:marBottom w:val="0"/>
      <w:divBdr>
        <w:top w:val="none" w:sz="0" w:space="0" w:color="auto"/>
        <w:left w:val="none" w:sz="0" w:space="0" w:color="auto"/>
        <w:bottom w:val="none" w:sz="0" w:space="0" w:color="auto"/>
        <w:right w:val="none" w:sz="0" w:space="0" w:color="auto"/>
      </w:divBdr>
    </w:div>
    <w:div w:id="149710083">
      <w:marLeft w:val="480"/>
      <w:marRight w:val="0"/>
      <w:marTop w:val="0"/>
      <w:marBottom w:val="0"/>
      <w:divBdr>
        <w:top w:val="none" w:sz="0" w:space="0" w:color="auto"/>
        <w:left w:val="none" w:sz="0" w:space="0" w:color="auto"/>
        <w:bottom w:val="none" w:sz="0" w:space="0" w:color="auto"/>
        <w:right w:val="none" w:sz="0" w:space="0" w:color="auto"/>
      </w:divBdr>
    </w:div>
    <w:div w:id="158890489">
      <w:marLeft w:val="480"/>
      <w:marRight w:val="0"/>
      <w:marTop w:val="0"/>
      <w:marBottom w:val="0"/>
      <w:divBdr>
        <w:top w:val="none" w:sz="0" w:space="0" w:color="auto"/>
        <w:left w:val="none" w:sz="0" w:space="0" w:color="auto"/>
        <w:bottom w:val="none" w:sz="0" w:space="0" w:color="auto"/>
        <w:right w:val="none" w:sz="0" w:space="0" w:color="auto"/>
      </w:divBdr>
    </w:div>
    <w:div w:id="221673151">
      <w:marLeft w:val="480"/>
      <w:marRight w:val="0"/>
      <w:marTop w:val="0"/>
      <w:marBottom w:val="0"/>
      <w:divBdr>
        <w:top w:val="none" w:sz="0" w:space="0" w:color="auto"/>
        <w:left w:val="none" w:sz="0" w:space="0" w:color="auto"/>
        <w:bottom w:val="none" w:sz="0" w:space="0" w:color="auto"/>
        <w:right w:val="none" w:sz="0" w:space="0" w:color="auto"/>
      </w:divBdr>
    </w:div>
    <w:div w:id="313876253">
      <w:marLeft w:val="480"/>
      <w:marRight w:val="0"/>
      <w:marTop w:val="0"/>
      <w:marBottom w:val="0"/>
      <w:divBdr>
        <w:top w:val="none" w:sz="0" w:space="0" w:color="auto"/>
        <w:left w:val="none" w:sz="0" w:space="0" w:color="auto"/>
        <w:bottom w:val="none" w:sz="0" w:space="0" w:color="auto"/>
        <w:right w:val="none" w:sz="0" w:space="0" w:color="auto"/>
      </w:divBdr>
    </w:div>
    <w:div w:id="398331975">
      <w:marLeft w:val="480"/>
      <w:marRight w:val="0"/>
      <w:marTop w:val="0"/>
      <w:marBottom w:val="0"/>
      <w:divBdr>
        <w:top w:val="none" w:sz="0" w:space="0" w:color="auto"/>
        <w:left w:val="none" w:sz="0" w:space="0" w:color="auto"/>
        <w:bottom w:val="none" w:sz="0" w:space="0" w:color="auto"/>
        <w:right w:val="none" w:sz="0" w:space="0" w:color="auto"/>
      </w:divBdr>
    </w:div>
    <w:div w:id="427699980">
      <w:bodyDiv w:val="1"/>
      <w:marLeft w:val="0"/>
      <w:marRight w:val="0"/>
      <w:marTop w:val="0"/>
      <w:marBottom w:val="0"/>
      <w:divBdr>
        <w:top w:val="none" w:sz="0" w:space="0" w:color="auto"/>
        <w:left w:val="none" w:sz="0" w:space="0" w:color="auto"/>
        <w:bottom w:val="none" w:sz="0" w:space="0" w:color="auto"/>
        <w:right w:val="none" w:sz="0" w:space="0" w:color="auto"/>
      </w:divBdr>
    </w:div>
    <w:div w:id="476921206">
      <w:marLeft w:val="480"/>
      <w:marRight w:val="0"/>
      <w:marTop w:val="0"/>
      <w:marBottom w:val="0"/>
      <w:divBdr>
        <w:top w:val="none" w:sz="0" w:space="0" w:color="auto"/>
        <w:left w:val="none" w:sz="0" w:space="0" w:color="auto"/>
        <w:bottom w:val="none" w:sz="0" w:space="0" w:color="auto"/>
        <w:right w:val="none" w:sz="0" w:space="0" w:color="auto"/>
      </w:divBdr>
    </w:div>
    <w:div w:id="482813207">
      <w:marLeft w:val="480"/>
      <w:marRight w:val="0"/>
      <w:marTop w:val="0"/>
      <w:marBottom w:val="0"/>
      <w:divBdr>
        <w:top w:val="none" w:sz="0" w:space="0" w:color="auto"/>
        <w:left w:val="none" w:sz="0" w:space="0" w:color="auto"/>
        <w:bottom w:val="none" w:sz="0" w:space="0" w:color="auto"/>
        <w:right w:val="none" w:sz="0" w:space="0" w:color="auto"/>
      </w:divBdr>
    </w:div>
    <w:div w:id="490876029">
      <w:marLeft w:val="480"/>
      <w:marRight w:val="0"/>
      <w:marTop w:val="0"/>
      <w:marBottom w:val="0"/>
      <w:divBdr>
        <w:top w:val="none" w:sz="0" w:space="0" w:color="auto"/>
        <w:left w:val="none" w:sz="0" w:space="0" w:color="auto"/>
        <w:bottom w:val="none" w:sz="0" w:space="0" w:color="auto"/>
        <w:right w:val="none" w:sz="0" w:space="0" w:color="auto"/>
      </w:divBdr>
    </w:div>
    <w:div w:id="506139546">
      <w:marLeft w:val="480"/>
      <w:marRight w:val="0"/>
      <w:marTop w:val="0"/>
      <w:marBottom w:val="0"/>
      <w:divBdr>
        <w:top w:val="none" w:sz="0" w:space="0" w:color="auto"/>
        <w:left w:val="none" w:sz="0" w:space="0" w:color="auto"/>
        <w:bottom w:val="none" w:sz="0" w:space="0" w:color="auto"/>
        <w:right w:val="none" w:sz="0" w:space="0" w:color="auto"/>
      </w:divBdr>
    </w:div>
    <w:div w:id="528686976">
      <w:marLeft w:val="480"/>
      <w:marRight w:val="0"/>
      <w:marTop w:val="0"/>
      <w:marBottom w:val="0"/>
      <w:divBdr>
        <w:top w:val="none" w:sz="0" w:space="0" w:color="auto"/>
        <w:left w:val="none" w:sz="0" w:space="0" w:color="auto"/>
        <w:bottom w:val="none" w:sz="0" w:space="0" w:color="auto"/>
        <w:right w:val="none" w:sz="0" w:space="0" w:color="auto"/>
      </w:divBdr>
    </w:div>
    <w:div w:id="593592164">
      <w:bodyDiv w:val="1"/>
      <w:marLeft w:val="0"/>
      <w:marRight w:val="0"/>
      <w:marTop w:val="0"/>
      <w:marBottom w:val="0"/>
      <w:divBdr>
        <w:top w:val="none" w:sz="0" w:space="0" w:color="auto"/>
        <w:left w:val="none" w:sz="0" w:space="0" w:color="auto"/>
        <w:bottom w:val="none" w:sz="0" w:space="0" w:color="auto"/>
        <w:right w:val="none" w:sz="0" w:space="0" w:color="auto"/>
      </w:divBdr>
    </w:div>
    <w:div w:id="674646848">
      <w:marLeft w:val="480"/>
      <w:marRight w:val="0"/>
      <w:marTop w:val="0"/>
      <w:marBottom w:val="0"/>
      <w:divBdr>
        <w:top w:val="none" w:sz="0" w:space="0" w:color="auto"/>
        <w:left w:val="none" w:sz="0" w:space="0" w:color="auto"/>
        <w:bottom w:val="none" w:sz="0" w:space="0" w:color="auto"/>
        <w:right w:val="none" w:sz="0" w:space="0" w:color="auto"/>
      </w:divBdr>
    </w:div>
    <w:div w:id="680206940">
      <w:marLeft w:val="480"/>
      <w:marRight w:val="0"/>
      <w:marTop w:val="0"/>
      <w:marBottom w:val="0"/>
      <w:divBdr>
        <w:top w:val="none" w:sz="0" w:space="0" w:color="auto"/>
        <w:left w:val="none" w:sz="0" w:space="0" w:color="auto"/>
        <w:bottom w:val="none" w:sz="0" w:space="0" w:color="auto"/>
        <w:right w:val="none" w:sz="0" w:space="0" w:color="auto"/>
      </w:divBdr>
    </w:div>
    <w:div w:id="717052174">
      <w:marLeft w:val="480"/>
      <w:marRight w:val="0"/>
      <w:marTop w:val="0"/>
      <w:marBottom w:val="0"/>
      <w:divBdr>
        <w:top w:val="none" w:sz="0" w:space="0" w:color="auto"/>
        <w:left w:val="none" w:sz="0" w:space="0" w:color="auto"/>
        <w:bottom w:val="none" w:sz="0" w:space="0" w:color="auto"/>
        <w:right w:val="none" w:sz="0" w:space="0" w:color="auto"/>
      </w:divBdr>
    </w:div>
    <w:div w:id="815415838">
      <w:marLeft w:val="480"/>
      <w:marRight w:val="0"/>
      <w:marTop w:val="0"/>
      <w:marBottom w:val="0"/>
      <w:divBdr>
        <w:top w:val="none" w:sz="0" w:space="0" w:color="auto"/>
        <w:left w:val="none" w:sz="0" w:space="0" w:color="auto"/>
        <w:bottom w:val="none" w:sz="0" w:space="0" w:color="auto"/>
        <w:right w:val="none" w:sz="0" w:space="0" w:color="auto"/>
      </w:divBdr>
    </w:div>
    <w:div w:id="841169000">
      <w:marLeft w:val="480"/>
      <w:marRight w:val="0"/>
      <w:marTop w:val="0"/>
      <w:marBottom w:val="0"/>
      <w:divBdr>
        <w:top w:val="none" w:sz="0" w:space="0" w:color="auto"/>
        <w:left w:val="none" w:sz="0" w:space="0" w:color="auto"/>
        <w:bottom w:val="none" w:sz="0" w:space="0" w:color="auto"/>
        <w:right w:val="none" w:sz="0" w:space="0" w:color="auto"/>
      </w:divBdr>
    </w:div>
    <w:div w:id="875848275">
      <w:marLeft w:val="480"/>
      <w:marRight w:val="0"/>
      <w:marTop w:val="0"/>
      <w:marBottom w:val="0"/>
      <w:divBdr>
        <w:top w:val="none" w:sz="0" w:space="0" w:color="auto"/>
        <w:left w:val="none" w:sz="0" w:space="0" w:color="auto"/>
        <w:bottom w:val="none" w:sz="0" w:space="0" w:color="auto"/>
        <w:right w:val="none" w:sz="0" w:space="0" w:color="auto"/>
      </w:divBdr>
    </w:div>
    <w:div w:id="878014926">
      <w:bodyDiv w:val="1"/>
      <w:marLeft w:val="0"/>
      <w:marRight w:val="0"/>
      <w:marTop w:val="0"/>
      <w:marBottom w:val="0"/>
      <w:divBdr>
        <w:top w:val="none" w:sz="0" w:space="0" w:color="auto"/>
        <w:left w:val="none" w:sz="0" w:space="0" w:color="auto"/>
        <w:bottom w:val="none" w:sz="0" w:space="0" w:color="auto"/>
        <w:right w:val="none" w:sz="0" w:space="0" w:color="auto"/>
      </w:divBdr>
    </w:div>
    <w:div w:id="933827475">
      <w:bodyDiv w:val="1"/>
      <w:marLeft w:val="0"/>
      <w:marRight w:val="0"/>
      <w:marTop w:val="0"/>
      <w:marBottom w:val="0"/>
      <w:divBdr>
        <w:top w:val="none" w:sz="0" w:space="0" w:color="auto"/>
        <w:left w:val="none" w:sz="0" w:space="0" w:color="auto"/>
        <w:bottom w:val="none" w:sz="0" w:space="0" w:color="auto"/>
        <w:right w:val="none" w:sz="0" w:space="0" w:color="auto"/>
      </w:divBdr>
    </w:div>
    <w:div w:id="950278607">
      <w:marLeft w:val="480"/>
      <w:marRight w:val="0"/>
      <w:marTop w:val="0"/>
      <w:marBottom w:val="0"/>
      <w:divBdr>
        <w:top w:val="none" w:sz="0" w:space="0" w:color="auto"/>
        <w:left w:val="none" w:sz="0" w:space="0" w:color="auto"/>
        <w:bottom w:val="none" w:sz="0" w:space="0" w:color="auto"/>
        <w:right w:val="none" w:sz="0" w:space="0" w:color="auto"/>
      </w:divBdr>
    </w:div>
    <w:div w:id="951788669">
      <w:marLeft w:val="480"/>
      <w:marRight w:val="0"/>
      <w:marTop w:val="0"/>
      <w:marBottom w:val="0"/>
      <w:divBdr>
        <w:top w:val="none" w:sz="0" w:space="0" w:color="auto"/>
        <w:left w:val="none" w:sz="0" w:space="0" w:color="auto"/>
        <w:bottom w:val="none" w:sz="0" w:space="0" w:color="auto"/>
        <w:right w:val="none" w:sz="0" w:space="0" w:color="auto"/>
      </w:divBdr>
    </w:div>
    <w:div w:id="959604811">
      <w:marLeft w:val="480"/>
      <w:marRight w:val="0"/>
      <w:marTop w:val="0"/>
      <w:marBottom w:val="0"/>
      <w:divBdr>
        <w:top w:val="none" w:sz="0" w:space="0" w:color="auto"/>
        <w:left w:val="none" w:sz="0" w:space="0" w:color="auto"/>
        <w:bottom w:val="none" w:sz="0" w:space="0" w:color="auto"/>
        <w:right w:val="none" w:sz="0" w:space="0" w:color="auto"/>
      </w:divBdr>
    </w:div>
    <w:div w:id="1009022472">
      <w:bodyDiv w:val="1"/>
      <w:marLeft w:val="0"/>
      <w:marRight w:val="0"/>
      <w:marTop w:val="0"/>
      <w:marBottom w:val="0"/>
      <w:divBdr>
        <w:top w:val="none" w:sz="0" w:space="0" w:color="auto"/>
        <w:left w:val="none" w:sz="0" w:space="0" w:color="auto"/>
        <w:bottom w:val="none" w:sz="0" w:space="0" w:color="auto"/>
        <w:right w:val="none" w:sz="0" w:space="0" w:color="auto"/>
      </w:divBdr>
    </w:div>
    <w:div w:id="1028873999">
      <w:bodyDiv w:val="1"/>
      <w:marLeft w:val="0"/>
      <w:marRight w:val="0"/>
      <w:marTop w:val="0"/>
      <w:marBottom w:val="0"/>
      <w:divBdr>
        <w:top w:val="none" w:sz="0" w:space="0" w:color="auto"/>
        <w:left w:val="none" w:sz="0" w:space="0" w:color="auto"/>
        <w:bottom w:val="none" w:sz="0" w:space="0" w:color="auto"/>
        <w:right w:val="none" w:sz="0" w:space="0" w:color="auto"/>
      </w:divBdr>
      <w:divsChild>
        <w:div w:id="1956060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544593">
      <w:marLeft w:val="480"/>
      <w:marRight w:val="0"/>
      <w:marTop w:val="0"/>
      <w:marBottom w:val="0"/>
      <w:divBdr>
        <w:top w:val="none" w:sz="0" w:space="0" w:color="auto"/>
        <w:left w:val="none" w:sz="0" w:space="0" w:color="auto"/>
        <w:bottom w:val="none" w:sz="0" w:space="0" w:color="auto"/>
        <w:right w:val="none" w:sz="0" w:space="0" w:color="auto"/>
      </w:divBdr>
    </w:div>
    <w:div w:id="1096748896">
      <w:marLeft w:val="480"/>
      <w:marRight w:val="0"/>
      <w:marTop w:val="0"/>
      <w:marBottom w:val="0"/>
      <w:divBdr>
        <w:top w:val="none" w:sz="0" w:space="0" w:color="auto"/>
        <w:left w:val="none" w:sz="0" w:space="0" w:color="auto"/>
        <w:bottom w:val="none" w:sz="0" w:space="0" w:color="auto"/>
        <w:right w:val="none" w:sz="0" w:space="0" w:color="auto"/>
      </w:divBdr>
    </w:div>
    <w:div w:id="1166433886">
      <w:marLeft w:val="480"/>
      <w:marRight w:val="0"/>
      <w:marTop w:val="0"/>
      <w:marBottom w:val="0"/>
      <w:divBdr>
        <w:top w:val="none" w:sz="0" w:space="0" w:color="auto"/>
        <w:left w:val="none" w:sz="0" w:space="0" w:color="auto"/>
        <w:bottom w:val="none" w:sz="0" w:space="0" w:color="auto"/>
        <w:right w:val="none" w:sz="0" w:space="0" w:color="auto"/>
      </w:divBdr>
    </w:div>
    <w:div w:id="1236939715">
      <w:bodyDiv w:val="1"/>
      <w:marLeft w:val="0"/>
      <w:marRight w:val="0"/>
      <w:marTop w:val="0"/>
      <w:marBottom w:val="0"/>
      <w:divBdr>
        <w:top w:val="none" w:sz="0" w:space="0" w:color="auto"/>
        <w:left w:val="none" w:sz="0" w:space="0" w:color="auto"/>
        <w:bottom w:val="none" w:sz="0" w:space="0" w:color="auto"/>
        <w:right w:val="none" w:sz="0" w:space="0" w:color="auto"/>
      </w:divBdr>
      <w:divsChild>
        <w:div w:id="246311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809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654933">
      <w:marLeft w:val="480"/>
      <w:marRight w:val="0"/>
      <w:marTop w:val="0"/>
      <w:marBottom w:val="0"/>
      <w:divBdr>
        <w:top w:val="none" w:sz="0" w:space="0" w:color="auto"/>
        <w:left w:val="none" w:sz="0" w:space="0" w:color="auto"/>
        <w:bottom w:val="none" w:sz="0" w:space="0" w:color="auto"/>
        <w:right w:val="none" w:sz="0" w:space="0" w:color="auto"/>
      </w:divBdr>
    </w:div>
    <w:div w:id="1299605781">
      <w:bodyDiv w:val="1"/>
      <w:marLeft w:val="0"/>
      <w:marRight w:val="0"/>
      <w:marTop w:val="0"/>
      <w:marBottom w:val="0"/>
      <w:divBdr>
        <w:top w:val="none" w:sz="0" w:space="0" w:color="auto"/>
        <w:left w:val="none" w:sz="0" w:space="0" w:color="auto"/>
        <w:bottom w:val="none" w:sz="0" w:space="0" w:color="auto"/>
        <w:right w:val="none" w:sz="0" w:space="0" w:color="auto"/>
      </w:divBdr>
    </w:div>
    <w:div w:id="1425300851">
      <w:marLeft w:val="480"/>
      <w:marRight w:val="0"/>
      <w:marTop w:val="0"/>
      <w:marBottom w:val="0"/>
      <w:divBdr>
        <w:top w:val="none" w:sz="0" w:space="0" w:color="auto"/>
        <w:left w:val="none" w:sz="0" w:space="0" w:color="auto"/>
        <w:bottom w:val="none" w:sz="0" w:space="0" w:color="auto"/>
        <w:right w:val="none" w:sz="0" w:space="0" w:color="auto"/>
      </w:divBdr>
    </w:div>
    <w:div w:id="1450665340">
      <w:marLeft w:val="480"/>
      <w:marRight w:val="0"/>
      <w:marTop w:val="0"/>
      <w:marBottom w:val="0"/>
      <w:divBdr>
        <w:top w:val="none" w:sz="0" w:space="0" w:color="auto"/>
        <w:left w:val="none" w:sz="0" w:space="0" w:color="auto"/>
        <w:bottom w:val="none" w:sz="0" w:space="0" w:color="auto"/>
        <w:right w:val="none" w:sz="0" w:space="0" w:color="auto"/>
      </w:divBdr>
    </w:div>
    <w:div w:id="1471291552">
      <w:marLeft w:val="480"/>
      <w:marRight w:val="0"/>
      <w:marTop w:val="0"/>
      <w:marBottom w:val="0"/>
      <w:divBdr>
        <w:top w:val="none" w:sz="0" w:space="0" w:color="auto"/>
        <w:left w:val="none" w:sz="0" w:space="0" w:color="auto"/>
        <w:bottom w:val="none" w:sz="0" w:space="0" w:color="auto"/>
        <w:right w:val="none" w:sz="0" w:space="0" w:color="auto"/>
      </w:divBdr>
    </w:div>
    <w:div w:id="1482304941">
      <w:marLeft w:val="480"/>
      <w:marRight w:val="0"/>
      <w:marTop w:val="0"/>
      <w:marBottom w:val="0"/>
      <w:divBdr>
        <w:top w:val="none" w:sz="0" w:space="0" w:color="auto"/>
        <w:left w:val="none" w:sz="0" w:space="0" w:color="auto"/>
        <w:bottom w:val="none" w:sz="0" w:space="0" w:color="auto"/>
        <w:right w:val="none" w:sz="0" w:space="0" w:color="auto"/>
      </w:divBdr>
    </w:div>
    <w:div w:id="1509441116">
      <w:marLeft w:val="480"/>
      <w:marRight w:val="0"/>
      <w:marTop w:val="0"/>
      <w:marBottom w:val="0"/>
      <w:divBdr>
        <w:top w:val="none" w:sz="0" w:space="0" w:color="auto"/>
        <w:left w:val="none" w:sz="0" w:space="0" w:color="auto"/>
        <w:bottom w:val="none" w:sz="0" w:space="0" w:color="auto"/>
        <w:right w:val="none" w:sz="0" w:space="0" w:color="auto"/>
      </w:divBdr>
    </w:div>
    <w:div w:id="1513303782">
      <w:marLeft w:val="480"/>
      <w:marRight w:val="0"/>
      <w:marTop w:val="0"/>
      <w:marBottom w:val="0"/>
      <w:divBdr>
        <w:top w:val="none" w:sz="0" w:space="0" w:color="auto"/>
        <w:left w:val="none" w:sz="0" w:space="0" w:color="auto"/>
        <w:bottom w:val="none" w:sz="0" w:space="0" w:color="auto"/>
        <w:right w:val="none" w:sz="0" w:space="0" w:color="auto"/>
      </w:divBdr>
    </w:div>
    <w:div w:id="1526481893">
      <w:marLeft w:val="480"/>
      <w:marRight w:val="0"/>
      <w:marTop w:val="0"/>
      <w:marBottom w:val="0"/>
      <w:divBdr>
        <w:top w:val="none" w:sz="0" w:space="0" w:color="auto"/>
        <w:left w:val="none" w:sz="0" w:space="0" w:color="auto"/>
        <w:bottom w:val="none" w:sz="0" w:space="0" w:color="auto"/>
        <w:right w:val="none" w:sz="0" w:space="0" w:color="auto"/>
      </w:divBdr>
    </w:div>
    <w:div w:id="1536574198">
      <w:marLeft w:val="480"/>
      <w:marRight w:val="0"/>
      <w:marTop w:val="0"/>
      <w:marBottom w:val="0"/>
      <w:divBdr>
        <w:top w:val="none" w:sz="0" w:space="0" w:color="auto"/>
        <w:left w:val="none" w:sz="0" w:space="0" w:color="auto"/>
        <w:bottom w:val="none" w:sz="0" w:space="0" w:color="auto"/>
        <w:right w:val="none" w:sz="0" w:space="0" w:color="auto"/>
      </w:divBdr>
    </w:div>
    <w:div w:id="1544780798">
      <w:marLeft w:val="480"/>
      <w:marRight w:val="0"/>
      <w:marTop w:val="0"/>
      <w:marBottom w:val="0"/>
      <w:divBdr>
        <w:top w:val="none" w:sz="0" w:space="0" w:color="auto"/>
        <w:left w:val="none" w:sz="0" w:space="0" w:color="auto"/>
        <w:bottom w:val="none" w:sz="0" w:space="0" w:color="auto"/>
        <w:right w:val="none" w:sz="0" w:space="0" w:color="auto"/>
      </w:divBdr>
    </w:div>
    <w:div w:id="1552578192">
      <w:marLeft w:val="480"/>
      <w:marRight w:val="0"/>
      <w:marTop w:val="0"/>
      <w:marBottom w:val="0"/>
      <w:divBdr>
        <w:top w:val="none" w:sz="0" w:space="0" w:color="auto"/>
        <w:left w:val="none" w:sz="0" w:space="0" w:color="auto"/>
        <w:bottom w:val="none" w:sz="0" w:space="0" w:color="auto"/>
        <w:right w:val="none" w:sz="0" w:space="0" w:color="auto"/>
      </w:divBdr>
    </w:div>
    <w:div w:id="1561673278">
      <w:marLeft w:val="480"/>
      <w:marRight w:val="0"/>
      <w:marTop w:val="0"/>
      <w:marBottom w:val="0"/>
      <w:divBdr>
        <w:top w:val="none" w:sz="0" w:space="0" w:color="auto"/>
        <w:left w:val="none" w:sz="0" w:space="0" w:color="auto"/>
        <w:bottom w:val="none" w:sz="0" w:space="0" w:color="auto"/>
        <w:right w:val="none" w:sz="0" w:space="0" w:color="auto"/>
      </w:divBdr>
    </w:div>
    <w:div w:id="1619525717">
      <w:marLeft w:val="480"/>
      <w:marRight w:val="0"/>
      <w:marTop w:val="0"/>
      <w:marBottom w:val="0"/>
      <w:divBdr>
        <w:top w:val="none" w:sz="0" w:space="0" w:color="auto"/>
        <w:left w:val="none" w:sz="0" w:space="0" w:color="auto"/>
        <w:bottom w:val="none" w:sz="0" w:space="0" w:color="auto"/>
        <w:right w:val="none" w:sz="0" w:space="0" w:color="auto"/>
      </w:divBdr>
    </w:div>
    <w:div w:id="1636064134">
      <w:bodyDiv w:val="1"/>
      <w:marLeft w:val="0"/>
      <w:marRight w:val="0"/>
      <w:marTop w:val="0"/>
      <w:marBottom w:val="0"/>
      <w:divBdr>
        <w:top w:val="none" w:sz="0" w:space="0" w:color="auto"/>
        <w:left w:val="none" w:sz="0" w:space="0" w:color="auto"/>
        <w:bottom w:val="none" w:sz="0" w:space="0" w:color="auto"/>
        <w:right w:val="none" w:sz="0" w:space="0" w:color="auto"/>
      </w:divBdr>
      <w:divsChild>
        <w:div w:id="946159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385481">
      <w:marLeft w:val="480"/>
      <w:marRight w:val="0"/>
      <w:marTop w:val="0"/>
      <w:marBottom w:val="0"/>
      <w:divBdr>
        <w:top w:val="none" w:sz="0" w:space="0" w:color="auto"/>
        <w:left w:val="none" w:sz="0" w:space="0" w:color="auto"/>
        <w:bottom w:val="none" w:sz="0" w:space="0" w:color="auto"/>
        <w:right w:val="none" w:sz="0" w:space="0" w:color="auto"/>
      </w:divBdr>
    </w:div>
    <w:div w:id="1679652946">
      <w:marLeft w:val="480"/>
      <w:marRight w:val="0"/>
      <w:marTop w:val="0"/>
      <w:marBottom w:val="0"/>
      <w:divBdr>
        <w:top w:val="none" w:sz="0" w:space="0" w:color="auto"/>
        <w:left w:val="none" w:sz="0" w:space="0" w:color="auto"/>
        <w:bottom w:val="none" w:sz="0" w:space="0" w:color="auto"/>
        <w:right w:val="none" w:sz="0" w:space="0" w:color="auto"/>
      </w:divBdr>
    </w:div>
    <w:div w:id="1688016445">
      <w:marLeft w:val="480"/>
      <w:marRight w:val="0"/>
      <w:marTop w:val="0"/>
      <w:marBottom w:val="0"/>
      <w:divBdr>
        <w:top w:val="none" w:sz="0" w:space="0" w:color="auto"/>
        <w:left w:val="none" w:sz="0" w:space="0" w:color="auto"/>
        <w:bottom w:val="none" w:sz="0" w:space="0" w:color="auto"/>
        <w:right w:val="none" w:sz="0" w:space="0" w:color="auto"/>
      </w:divBdr>
    </w:div>
    <w:div w:id="1737239759">
      <w:marLeft w:val="480"/>
      <w:marRight w:val="0"/>
      <w:marTop w:val="0"/>
      <w:marBottom w:val="0"/>
      <w:divBdr>
        <w:top w:val="none" w:sz="0" w:space="0" w:color="auto"/>
        <w:left w:val="none" w:sz="0" w:space="0" w:color="auto"/>
        <w:bottom w:val="none" w:sz="0" w:space="0" w:color="auto"/>
        <w:right w:val="none" w:sz="0" w:space="0" w:color="auto"/>
      </w:divBdr>
    </w:div>
    <w:div w:id="1800612140">
      <w:marLeft w:val="480"/>
      <w:marRight w:val="0"/>
      <w:marTop w:val="0"/>
      <w:marBottom w:val="0"/>
      <w:divBdr>
        <w:top w:val="none" w:sz="0" w:space="0" w:color="auto"/>
        <w:left w:val="none" w:sz="0" w:space="0" w:color="auto"/>
        <w:bottom w:val="none" w:sz="0" w:space="0" w:color="auto"/>
        <w:right w:val="none" w:sz="0" w:space="0" w:color="auto"/>
      </w:divBdr>
    </w:div>
    <w:div w:id="1826630747">
      <w:marLeft w:val="480"/>
      <w:marRight w:val="0"/>
      <w:marTop w:val="0"/>
      <w:marBottom w:val="0"/>
      <w:divBdr>
        <w:top w:val="none" w:sz="0" w:space="0" w:color="auto"/>
        <w:left w:val="none" w:sz="0" w:space="0" w:color="auto"/>
        <w:bottom w:val="none" w:sz="0" w:space="0" w:color="auto"/>
        <w:right w:val="none" w:sz="0" w:space="0" w:color="auto"/>
      </w:divBdr>
    </w:div>
    <w:div w:id="1828280732">
      <w:marLeft w:val="480"/>
      <w:marRight w:val="0"/>
      <w:marTop w:val="0"/>
      <w:marBottom w:val="0"/>
      <w:divBdr>
        <w:top w:val="none" w:sz="0" w:space="0" w:color="auto"/>
        <w:left w:val="none" w:sz="0" w:space="0" w:color="auto"/>
        <w:bottom w:val="none" w:sz="0" w:space="0" w:color="auto"/>
        <w:right w:val="none" w:sz="0" w:space="0" w:color="auto"/>
      </w:divBdr>
    </w:div>
    <w:div w:id="1837915815">
      <w:marLeft w:val="480"/>
      <w:marRight w:val="0"/>
      <w:marTop w:val="0"/>
      <w:marBottom w:val="0"/>
      <w:divBdr>
        <w:top w:val="none" w:sz="0" w:space="0" w:color="auto"/>
        <w:left w:val="none" w:sz="0" w:space="0" w:color="auto"/>
        <w:bottom w:val="none" w:sz="0" w:space="0" w:color="auto"/>
        <w:right w:val="none" w:sz="0" w:space="0" w:color="auto"/>
      </w:divBdr>
    </w:div>
    <w:div w:id="1841308465">
      <w:marLeft w:val="480"/>
      <w:marRight w:val="0"/>
      <w:marTop w:val="0"/>
      <w:marBottom w:val="0"/>
      <w:divBdr>
        <w:top w:val="none" w:sz="0" w:space="0" w:color="auto"/>
        <w:left w:val="none" w:sz="0" w:space="0" w:color="auto"/>
        <w:bottom w:val="none" w:sz="0" w:space="0" w:color="auto"/>
        <w:right w:val="none" w:sz="0" w:space="0" w:color="auto"/>
      </w:divBdr>
    </w:div>
    <w:div w:id="1857117312">
      <w:marLeft w:val="480"/>
      <w:marRight w:val="0"/>
      <w:marTop w:val="0"/>
      <w:marBottom w:val="0"/>
      <w:divBdr>
        <w:top w:val="none" w:sz="0" w:space="0" w:color="auto"/>
        <w:left w:val="none" w:sz="0" w:space="0" w:color="auto"/>
        <w:bottom w:val="none" w:sz="0" w:space="0" w:color="auto"/>
        <w:right w:val="none" w:sz="0" w:space="0" w:color="auto"/>
      </w:divBdr>
    </w:div>
    <w:div w:id="1906185571">
      <w:marLeft w:val="480"/>
      <w:marRight w:val="0"/>
      <w:marTop w:val="0"/>
      <w:marBottom w:val="0"/>
      <w:divBdr>
        <w:top w:val="none" w:sz="0" w:space="0" w:color="auto"/>
        <w:left w:val="none" w:sz="0" w:space="0" w:color="auto"/>
        <w:bottom w:val="none" w:sz="0" w:space="0" w:color="auto"/>
        <w:right w:val="none" w:sz="0" w:space="0" w:color="auto"/>
      </w:divBdr>
    </w:div>
    <w:div w:id="1920405272">
      <w:marLeft w:val="480"/>
      <w:marRight w:val="0"/>
      <w:marTop w:val="0"/>
      <w:marBottom w:val="0"/>
      <w:divBdr>
        <w:top w:val="none" w:sz="0" w:space="0" w:color="auto"/>
        <w:left w:val="none" w:sz="0" w:space="0" w:color="auto"/>
        <w:bottom w:val="none" w:sz="0" w:space="0" w:color="auto"/>
        <w:right w:val="none" w:sz="0" w:space="0" w:color="auto"/>
      </w:divBdr>
    </w:div>
    <w:div w:id="1996031006">
      <w:marLeft w:val="480"/>
      <w:marRight w:val="0"/>
      <w:marTop w:val="0"/>
      <w:marBottom w:val="0"/>
      <w:divBdr>
        <w:top w:val="none" w:sz="0" w:space="0" w:color="auto"/>
        <w:left w:val="none" w:sz="0" w:space="0" w:color="auto"/>
        <w:bottom w:val="none" w:sz="0" w:space="0" w:color="auto"/>
        <w:right w:val="none" w:sz="0" w:space="0" w:color="auto"/>
      </w:divBdr>
    </w:div>
    <w:div w:id="2039159760">
      <w:marLeft w:val="480"/>
      <w:marRight w:val="0"/>
      <w:marTop w:val="0"/>
      <w:marBottom w:val="0"/>
      <w:divBdr>
        <w:top w:val="none" w:sz="0" w:space="0" w:color="auto"/>
        <w:left w:val="none" w:sz="0" w:space="0" w:color="auto"/>
        <w:bottom w:val="none" w:sz="0" w:space="0" w:color="auto"/>
        <w:right w:val="none" w:sz="0" w:space="0" w:color="auto"/>
      </w:divBdr>
    </w:div>
    <w:div w:id="2111076551">
      <w:marLeft w:val="48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0.png"/><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9.png"/><Relationship Id="rId28" Type="http://schemas.openxmlformats.org/officeDocument/2006/relationships/fontTable" Target="fontTable.xml"/><Relationship Id="rId10" Type="http://schemas.microsoft.com/office/2016/09/relationships/commentsIds" Target="commentsIds.xml"/><Relationship Id="rId19" Type="http://schemas.microsoft.com/office/2007/relationships/hdphoto" Target="media/hdphoto2.wdp"/><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99816B-451E-40BE-A0EB-78685502A396}"/>
      </w:docPartPr>
      <w:docPartBody>
        <w:p w:rsidR="007961A6" w:rsidRDefault="009428F5">
          <w:r w:rsidRPr="00D54B77">
            <w:rPr>
              <w:rStyle w:val="Textodelmarcadordeposicin"/>
            </w:rPr>
            <w:t>Haga clic o pulse aquí para escribir texto.</w:t>
          </w:r>
        </w:p>
      </w:docPartBody>
    </w:docPart>
    <w:docPart>
      <w:docPartPr>
        <w:name w:val="0D04170743C34461B77786259CB89F20"/>
        <w:category>
          <w:name w:val="General"/>
          <w:gallery w:val="placeholder"/>
        </w:category>
        <w:types>
          <w:type w:val="bbPlcHdr"/>
        </w:types>
        <w:behaviors>
          <w:behavior w:val="content"/>
        </w:behaviors>
        <w:guid w:val="{D69B1F4B-F942-42C4-BB9F-3794F3447F5B}"/>
      </w:docPartPr>
      <w:docPartBody>
        <w:p w:rsidR="006E2921" w:rsidRDefault="00D465DC" w:rsidP="00D465DC">
          <w:pPr>
            <w:pStyle w:val="0D04170743C34461B77786259CB89F20"/>
          </w:pPr>
          <w:r w:rsidRPr="00D54B77">
            <w:rPr>
              <w:rStyle w:val="Textodelmarcadordeposicin"/>
            </w:rPr>
            <w:t>Haga clic o pulse aquí para escribir texto.</w:t>
          </w:r>
        </w:p>
      </w:docPartBody>
    </w:docPart>
    <w:docPart>
      <w:docPartPr>
        <w:name w:val="9E84FCCE02B94B40AFEDA32359A0FB6E"/>
        <w:category>
          <w:name w:val="General"/>
          <w:gallery w:val="placeholder"/>
        </w:category>
        <w:types>
          <w:type w:val="bbPlcHdr"/>
        </w:types>
        <w:behaviors>
          <w:behavior w:val="content"/>
        </w:behaviors>
        <w:guid w:val="{7569994F-B394-46DD-8F2C-DA88CBE3F7FC}"/>
      </w:docPartPr>
      <w:docPartBody>
        <w:p w:rsidR="006E2921" w:rsidRDefault="00D465DC" w:rsidP="00D465DC">
          <w:pPr>
            <w:pStyle w:val="9E84FCCE02B94B40AFEDA32359A0FB6E"/>
          </w:pPr>
          <w:r w:rsidRPr="00D54B77">
            <w:rPr>
              <w:rStyle w:val="Textodelmarcadordeposicin"/>
            </w:rPr>
            <w:t>Haga clic o pulse aquí para escribir texto.</w:t>
          </w:r>
        </w:p>
      </w:docPartBody>
    </w:docPart>
    <w:docPart>
      <w:docPartPr>
        <w:name w:val="A8706E840A2D4938A8E77AE34045EF1F"/>
        <w:category>
          <w:name w:val="General"/>
          <w:gallery w:val="placeholder"/>
        </w:category>
        <w:types>
          <w:type w:val="bbPlcHdr"/>
        </w:types>
        <w:behaviors>
          <w:behavior w:val="content"/>
        </w:behaviors>
        <w:guid w:val="{ACFC249C-2F25-44F7-BA31-DCFE4E3E6C36}"/>
      </w:docPartPr>
      <w:docPartBody>
        <w:p w:rsidR="006E2921" w:rsidRDefault="00D465DC" w:rsidP="00D465DC">
          <w:pPr>
            <w:pStyle w:val="A8706E840A2D4938A8E77AE34045EF1F"/>
          </w:pPr>
          <w:r w:rsidRPr="00D54B77">
            <w:rPr>
              <w:rStyle w:val="Textodelmarcadordeposicin"/>
            </w:rPr>
            <w:t>Haga clic o pulse aquí para escribir texto.</w:t>
          </w:r>
        </w:p>
      </w:docPartBody>
    </w:docPart>
    <w:docPart>
      <w:docPartPr>
        <w:name w:val="0D48E426ABA24A1CB020008D85CB9E2F"/>
        <w:category>
          <w:name w:val="General"/>
          <w:gallery w:val="placeholder"/>
        </w:category>
        <w:types>
          <w:type w:val="bbPlcHdr"/>
        </w:types>
        <w:behaviors>
          <w:behavior w:val="content"/>
        </w:behaviors>
        <w:guid w:val="{9D6D5E65-01E8-4992-AC45-6CFCEA9272EE}"/>
      </w:docPartPr>
      <w:docPartBody>
        <w:p w:rsidR="006E2921" w:rsidRDefault="00D465DC" w:rsidP="00D465DC">
          <w:pPr>
            <w:pStyle w:val="0D48E426ABA24A1CB020008D85CB9E2F"/>
          </w:pPr>
          <w:r w:rsidRPr="00D54B77">
            <w:rPr>
              <w:rStyle w:val="Textodelmarcadordeposicin"/>
            </w:rPr>
            <w:t>Haga clic o pulse aquí para escribir texto.</w:t>
          </w:r>
        </w:p>
      </w:docPartBody>
    </w:docPart>
    <w:docPart>
      <w:docPartPr>
        <w:name w:val="4169B9ADED9943F28BC15A758C33CA9B"/>
        <w:category>
          <w:name w:val="General"/>
          <w:gallery w:val="placeholder"/>
        </w:category>
        <w:types>
          <w:type w:val="bbPlcHdr"/>
        </w:types>
        <w:behaviors>
          <w:behavior w:val="content"/>
        </w:behaviors>
        <w:guid w:val="{D397DEE2-5B86-476E-9D19-6DDEFF225BED}"/>
      </w:docPartPr>
      <w:docPartBody>
        <w:p w:rsidR="006E2921" w:rsidRDefault="00D465DC" w:rsidP="00D465DC">
          <w:pPr>
            <w:pStyle w:val="4169B9ADED9943F28BC15A758C33CA9B"/>
          </w:pPr>
          <w:r w:rsidRPr="00D54B77">
            <w:rPr>
              <w:rStyle w:val="Textodelmarcadordeposicin"/>
            </w:rPr>
            <w:t>Haga clic o pulse aquí para escribir texto.</w:t>
          </w:r>
        </w:p>
      </w:docPartBody>
    </w:docPart>
    <w:docPart>
      <w:docPartPr>
        <w:name w:val="D9E49B0AB7864BA88A4A8FBC6922CF3E"/>
        <w:category>
          <w:name w:val="General"/>
          <w:gallery w:val="placeholder"/>
        </w:category>
        <w:types>
          <w:type w:val="bbPlcHdr"/>
        </w:types>
        <w:behaviors>
          <w:behavior w:val="content"/>
        </w:behaviors>
        <w:guid w:val="{85D6BF39-BD0E-4AA1-8932-C71C44C34108}"/>
      </w:docPartPr>
      <w:docPartBody>
        <w:p w:rsidR="006E2921" w:rsidRDefault="00D465DC" w:rsidP="00D465DC">
          <w:pPr>
            <w:pStyle w:val="D9E49B0AB7864BA88A4A8FBC6922CF3E"/>
          </w:pPr>
          <w:r w:rsidRPr="00D54B77">
            <w:rPr>
              <w:rStyle w:val="Textodelmarcadordeposicin"/>
            </w:rPr>
            <w:t>Haga clic o pulse aquí para escribir texto.</w:t>
          </w:r>
        </w:p>
      </w:docPartBody>
    </w:docPart>
    <w:docPart>
      <w:docPartPr>
        <w:name w:val="7539ADD8B3C14121954BE9DA59A6FCA3"/>
        <w:category>
          <w:name w:val="General"/>
          <w:gallery w:val="placeholder"/>
        </w:category>
        <w:types>
          <w:type w:val="bbPlcHdr"/>
        </w:types>
        <w:behaviors>
          <w:behavior w:val="content"/>
        </w:behaviors>
        <w:guid w:val="{4756DF87-7915-48F2-8029-DFEB7F73851F}"/>
      </w:docPartPr>
      <w:docPartBody>
        <w:p w:rsidR="006E2921" w:rsidRDefault="00D465DC" w:rsidP="00D465DC">
          <w:pPr>
            <w:pStyle w:val="7539ADD8B3C14121954BE9DA59A6FCA3"/>
          </w:pPr>
          <w:r w:rsidRPr="00D54B77">
            <w:rPr>
              <w:rStyle w:val="Textodelmarcadordeposicin"/>
            </w:rPr>
            <w:t>Haga clic o pulse aquí para escribir texto.</w:t>
          </w:r>
        </w:p>
      </w:docPartBody>
    </w:docPart>
    <w:docPart>
      <w:docPartPr>
        <w:name w:val="9E88C284537B4D47A50493544B12AAAD"/>
        <w:category>
          <w:name w:val="General"/>
          <w:gallery w:val="placeholder"/>
        </w:category>
        <w:types>
          <w:type w:val="bbPlcHdr"/>
        </w:types>
        <w:behaviors>
          <w:behavior w:val="content"/>
        </w:behaviors>
        <w:guid w:val="{435F7D38-96AC-408C-991E-AAA053D64746}"/>
      </w:docPartPr>
      <w:docPartBody>
        <w:p w:rsidR="00887E8A" w:rsidRDefault="001A5DB8" w:rsidP="001A5DB8">
          <w:pPr>
            <w:pStyle w:val="9E88C284537B4D47A50493544B12AAAD"/>
          </w:pPr>
          <w:r w:rsidRPr="00D54B77">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F5"/>
    <w:rsid w:val="00011C37"/>
    <w:rsid w:val="00083DB7"/>
    <w:rsid w:val="000F72A1"/>
    <w:rsid w:val="001A140F"/>
    <w:rsid w:val="001A5DB8"/>
    <w:rsid w:val="001B1083"/>
    <w:rsid w:val="001C6F61"/>
    <w:rsid w:val="001E29CA"/>
    <w:rsid w:val="001F125C"/>
    <w:rsid w:val="0025384D"/>
    <w:rsid w:val="00286905"/>
    <w:rsid w:val="002E4861"/>
    <w:rsid w:val="00346FF7"/>
    <w:rsid w:val="0043437E"/>
    <w:rsid w:val="00434D65"/>
    <w:rsid w:val="00471145"/>
    <w:rsid w:val="004F1374"/>
    <w:rsid w:val="0050371A"/>
    <w:rsid w:val="00512FE5"/>
    <w:rsid w:val="006137CF"/>
    <w:rsid w:val="00631832"/>
    <w:rsid w:val="00635CCC"/>
    <w:rsid w:val="006420C9"/>
    <w:rsid w:val="006A48D5"/>
    <w:rsid w:val="006E2921"/>
    <w:rsid w:val="007135A8"/>
    <w:rsid w:val="007961A6"/>
    <w:rsid w:val="007A6751"/>
    <w:rsid w:val="007D4290"/>
    <w:rsid w:val="00805249"/>
    <w:rsid w:val="00862662"/>
    <w:rsid w:val="00887E8A"/>
    <w:rsid w:val="008A6BCC"/>
    <w:rsid w:val="008E3DB0"/>
    <w:rsid w:val="009428F5"/>
    <w:rsid w:val="009472F8"/>
    <w:rsid w:val="00954C9D"/>
    <w:rsid w:val="00A71391"/>
    <w:rsid w:val="00A72F62"/>
    <w:rsid w:val="00AC3AED"/>
    <w:rsid w:val="00B44EE3"/>
    <w:rsid w:val="00B53E12"/>
    <w:rsid w:val="00BD60FE"/>
    <w:rsid w:val="00C242D2"/>
    <w:rsid w:val="00C53D1E"/>
    <w:rsid w:val="00C54C40"/>
    <w:rsid w:val="00CB3C44"/>
    <w:rsid w:val="00D11009"/>
    <w:rsid w:val="00D465DC"/>
    <w:rsid w:val="00D87844"/>
    <w:rsid w:val="00E40D92"/>
    <w:rsid w:val="00E548F3"/>
    <w:rsid w:val="00E776C0"/>
    <w:rsid w:val="00E95065"/>
    <w:rsid w:val="00EA434F"/>
    <w:rsid w:val="00EB5F78"/>
    <w:rsid w:val="00EC4500"/>
    <w:rsid w:val="00EF3942"/>
    <w:rsid w:val="00F260E9"/>
    <w:rsid w:val="00F36178"/>
    <w:rsid w:val="00F42DE1"/>
    <w:rsid w:val="00F56C25"/>
    <w:rsid w:val="00F745AB"/>
    <w:rsid w:val="00FC68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A5DB8"/>
    <w:rPr>
      <w:color w:val="666666"/>
    </w:rPr>
  </w:style>
  <w:style w:type="paragraph" w:customStyle="1" w:styleId="0D04170743C34461B77786259CB89F20">
    <w:name w:val="0D04170743C34461B77786259CB89F20"/>
    <w:rsid w:val="00D465DC"/>
    <w:pPr>
      <w:spacing w:line="259" w:lineRule="auto"/>
    </w:pPr>
    <w:rPr>
      <w:kern w:val="0"/>
      <w:sz w:val="22"/>
      <w:szCs w:val="22"/>
      <w:lang w:val="es-AR" w:eastAsia="es-AR"/>
      <w14:ligatures w14:val="none"/>
    </w:rPr>
  </w:style>
  <w:style w:type="paragraph" w:customStyle="1" w:styleId="9E84FCCE02B94B40AFEDA32359A0FB6E">
    <w:name w:val="9E84FCCE02B94B40AFEDA32359A0FB6E"/>
    <w:rsid w:val="00D465DC"/>
    <w:pPr>
      <w:spacing w:line="259" w:lineRule="auto"/>
    </w:pPr>
    <w:rPr>
      <w:kern w:val="0"/>
      <w:sz w:val="22"/>
      <w:szCs w:val="22"/>
      <w:lang w:val="es-AR" w:eastAsia="es-AR"/>
      <w14:ligatures w14:val="none"/>
    </w:rPr>
  </w:style>
  <w:style w:type="paragraph" w:customStyle="1" w:styleId="A8706E840A2D4938A8E77AE34045EF1F">
    <w:name w:val="A8706E840A2D4938A8E77AE34045EF1F"/>
    <w:rsid w:val="00D465DC"/>
    <w:pPr>
      <w:spacing w:line="259" w:lineRule="auto"/>
    </w:pPr>
    <w:rPr>
      <w:kern w:val="0"/>
      <w:sz w:val="22"/>
      <w:szCs w:val="22"/>
      <w:lang w:val="es-AR" w:eastAsia="es-AR"/>
      <w14:ligatures w14:val="none"/>
    </w:rPr>
  </w:style>
  <w:style w:type="paragraph" w:customStyle="1" w:styleId="0D48E426ABA24A1CB020008D85CB9E2F">
    <w:name w:val="0D48E426ABA24A1CB020008D85CB9E2F"/>
    <w:rsid w:val="00D465DC"/>
    <w:pPr>
      <w:spacing w:line="259" w:lineRule="auto"/>
    </w:pPr>
    <w:rPr>
      <w:kern w:val="0"/>
      <w:sz w:val="22"/>
      <w:szCs w:val="22"/>
      <w:lang w:val="es-AR" w:eastAsia="es-AR"/>
      <w14:ligatures w14:val="none"/>
    </w:rPr>
  </w:style>
  <w:style w:type="paragraph" w:customStyle="1" w:styleId="4169B9ADED9943F28BC15A758C33CA9B">
    <w:name w:val="4169B9ADED9943F28BC15A758C33CA9B"/>
    <w:rsid w:val="00D465DC"/>
    <w:pPr>
      <w:spacing w:line="259" w:lineRule="auto"/>
    </w:pPr>
    <w:rPr>
      <w:kern w:val="0"/>
      <w:sz w:val="22"/>
      <w:szCs w:val="22"/>
      <w:lang w:val="es-AR" w:eastAsia="es-AR"/>
      <w14:ligatures w14:val="none"/>
    </w:rPr>
  </w:style>
  <w:style w:type="paragraph" w:customStyle="1" w:styleId="D9E49B0AB7864BA88A4A8FBC6922CF3E">
    <w:name w:val="D9E49B0AB7864BA88A4A8FBC6922CF3E"/>
    <w:rsid w:val="00D465DC"/>
    <w:pPr>
      <w:spacing w:line="259" w:lineRule="auto"/>
    </w:pPr>
    <w:rPr>
      <w:kern w:val="0"/>
      <w:sz w:val="22"/>
      <w:szCs w:val="22"/>
      <w:lang w:val="es-AR" w:eastAsia="es-AR"/>
      <w14:ligatures w14:val="none"/>
    </w:rPr>
  </w:style>
  <w:style w:type="paragraph" w:customStyle="1" w:styleId="7539ADD8B3C14121954BE9DA59A6FCA3">
    <w:name w:val="7539ADD8B3C14121954BE9DA59A6FCA3"/>
    <w:rsid w:val="00D465DC"/>
    <w:pPr>
      <w:spacing w:line="259" w:lineRule="auto"/>
    </w:pPr>
    <w:rPr>
      <w:kern w:val="0"/>
      <w:sz w:val="22"/>
      <w:szCs w:val="22"/>
      <w:lang w:val="es-AR" w:eastAsia="es-AR"/>
      <w14:ligatures w14:val="none"/>
    </w:rPr>
  </w:style>
  <w:style w:type="paragraph" w:customStyle="1" w:styleId="9E88C284537B4D47A50493544B12AAAD">
    <w:name w:val="9E88C284537B4D47A50493544B12AAAD"/>
    <w:rsid w:val="001A5D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E46FCB-CC98-4257-8A2F-99ACE5E64F7B}">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79218505248"/>
    <we:property name="MENDELEY_CITATIONS" value="[{&quot;citationID&quot;:&quot;MENDELEY_CITATION_4b0fcca7-fad1-461c-8e40-c5a1391f590d&quot;,&quot;properties&quot;:{&quot;noteIndex&quot;:0},&quot;isEdited&quot;:false,&quot;manualOverride&quot;:{&quot;isManuallyOverridden&quot;:false,&quot;citeprocText&quot;:&quot;(World Health Organization and others, 2012)&quot;,&quot;manualOverrideText&quot;:&quot;&quot;},&quot;citationTag&quot;:&quot;MENDELEY_CITATION_v3_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&quot;,&quot;citationItems&quot;:[{&quot;id&quot;:&quot;431d625e-1c7f-3168-81d8-9ac74fabd6da&quot;,&quot;itemData&quot;:{&quot;type&quot;:&quot;book&quot;,&quot;id&quot;:&quot;431d625e-1c7f-3168-81d8-9ac74fabd6da&quot;,&quot;title&quot;:&quot;Rapid assessment of drinking-water quality: a handbook for implementation&quot;,&quot;author&quot;:[{&quot;family&quot;:&quot;World Health Organization and others&quot;,&quot;given&quot;:&quot;&quot;,&quot;parse-names&quot;:false,&quot;dropping-particle&quot;:&quot;&quot;,&quot;non-dropping-particle&quot;:&quot;&quot;}],&quot;accessed&quot;:{&quot;date-parts&quot;:[[2026,3,29]]},&quot;ISBN&quot;:&quot;78 92 4 150468 3&quot;,&quot;URL&quot;:&quot;https://iris.who.int/server/api/core/bitstreams/33b62e97-60c5-4263-a35d-054fd5d47a7e/content&quot;,&quot;issued&quot;:{&quot;date-parts&quot;:[[2012]]},&quot;container-title-short&quot;:&quot;&quot;},&quot;isTemporary&quot;:false}]},{&quot;citationID&quot;:&quot;MENDELEY_CITATION_354902e0-c7da-49eb-a5ec-3530c5753a58&quot;,&quot;properties&quot;:{&quot;noteIndex&quot;:0},&quot;isEdited&quot;:false,&quot;manualOverride&quot;:{&quot;isManuallyOverridden&quot;:false,&quot;citeprocText&quot;:&quot;(Gebbie, 2006)&quot;,&quot;manualOverrideText&quot;:&quot;&quot;},&quot;citationTag&quot;:&quot;MENDELEY_CITATION_v3_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&quot;,&quot;citationItems&quot;:[{&quot;id&quot;:&quot;a62053de-80cb-3687-9424-6f4585bb856e&quot;,&quot;itemData&quot;:{&quot;type&quot;:&quot;paper-conference&quot;,&quot;id&quot;:&quot;a62053de-80cb-3687-9424-6f4585bb856e&quot;,&quot;title&quot;:&quot;An operator’s guide to water treatment coagulants&quot;,&quot;author&quot;:[{&quot;family&quot;:&quot;Gebbie&quot;,&quot;given&quot;:&quot;Peter&quot;,&quot;parse-names&quot;:false,&quot;dropping-particle&quot;:&quot;&quot;,&quot;non-dropping-particle&quot;:&quot;&quot;}],&quot;container-title&quot;:&quot;Proceedings of the 31st Annual Qld Water Industry Workshop—Operations Skills, University Central Queensland, Rockhampton, Australia&quot;,&quot;issued&quot;:{&quot;date-parts&quot;:[[2006]]},&quot;page&quot;:&quot;4-6&quot;,&quot;container-title-short&quot;:&quot;&quot;},&quot;isTemporary&quot;:false}]},{&quot;citationID&quot;:&quot;MENDELEY_CITATION_ed657ce6-0999-4a83-90cf-3e4151b37ec4&quot;,&quot;properties&quot;:{&quot;noteIndex&quot;:0},&quot;isEdited&quot;:false,&quot;manualOverride&quot;:{&quot;isManuallyOverridden&quot;:false,&quot;citeprocText&quot;:&quot;(Yin, 2010)&quot;,&quot;manualOverrideText&quot;:&quot;&quot;},&quot;citationTag&quot;:&quot;MENDELEY_CITATION_v3_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&quot;,&quot;citationItems&quot;:[{&quot;id&quot;:&quot;f4761620-c0b0-3701-b7e0-d8c4446f922a&quot;,&quot;itemData&quot;:{&quot;type&quot;:&quot;article-journal&quot;,&quot;id&quot;:&quot;f4761620-c0b0-3701-b7e0-d8c4446f922a&quot;,&quot;title&quot;:&quot;Emerging usage of plant-based coagulants for water and wastewater treatment&quot;,&quot;author&quot;:[{&quot;family&quot;:&quot;Yin&quot;,&quot;given&quot;:&quot;Chun-Yang&quot;,&quot;parse-names&quot;:false,&quot;dropping-particle&quot;:&quot;&quot;,&quot;non-dropping-particle&quot;:&quot;&quot;}],&quot;container-title&quot;:&quot;Process Biochemistry&quot;,&quot;DOI&quot;:&quot;https://doi.org/10.1016/j.procbio.2010.05.030&quot;,&quot;ISSN&quot;:&quot;1359-5113&quot;,&quot;URL&quot;:&quot;https://www.sciencedirect.com/science/article/pii/S1359511310002114&quot;,&quot;issued&quot;:{&quot;date-parts&quot;:[[2010]]},&quot;page&quot;:&quot;1437-1444&quot;,&quot;abstract&quot;:&quot;A review of plant-based coagulant sources, processes, effectiveness and relevant coagulating mechanisms for treatment of water and wastewater is presented. These coagulants are, in general, used as point-of-use technology in less-developed communities since they are relatively cost-effective compared to chemical coagulants, can be easily processed in usable form and biodegradable. These natural coagulants, when used for treatment of waters with low-to-medium turbidity range (50–500 NTU), are comparable to their chemical counterparts in terms of treatment efficiency. Their application for industrial wastewater treatment is still at their infancy, though they are technically promising as coagulant for dyeing effluent as afforded by Yoshida intermolecular interactions. These natural coagulants function by means of adsorption mechanism followed by charge neutralization or polymeric bridging effect. Frequently studied plant-based coagulants include nirmali seeds (Strychnos potatorum), Moringa oleifera, tannin and cactus. Utilization of these coagulants represents important progress in sustainable environmental technology as they are renewable resources and their application is directly related to the improvement of quality of life for underdeveloped communities.&quot;,&quot;issue&quot;:&quot;9&quot;,&quot;volume&quot;:&quot;45&quot;,&quot;container-title-short&quot;:&quot;&quot;},&quot;isTemporary&quot;:false}]},{&quot;citationID&quot;:&quot;MENDELEY_CITATION_07a94a4b-24c2-43d9-acf6-12a6637574ef&quot;,&quot;properties&quot;:{&quot;noteIndex&quot;:0},&quot;isEdited&quot;:false,&quot;manualOverride&quot;:{&quot;isManuallyOverridden&quot;:false,&quot;citeprocText&quot;:&quot;(Bratby, 2016; Yan et al., 2008)&quot;,&quot;manualOverrideText&quot;:&quot;&quot;},&quot;citationTag&quot;:&quot;MENDELEY_CITATION_v3_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&quot;,&quot;citationItems&quot;:[{&quot;id&quot;:&quot;9de62752-93a4-3130-ba8a-cbb0976512fd&quot;,&quot;itemData&quot;:{&quot;type&quot;:&quot;article-journal&quot;,&quot;id&quot;:&quot;9de62752-93a4-3130-ba8a-cbb0976512fd&quot;,&quot;title&quot;:&quot;Coagulation and flocculation in water and wastewater treatment: Third Edition&quot;,&quot;author&quot;:[{&quot;family&quot;:&quot;Bratby&quot;,&quot;given&quot;:&quot;John&quot;,&quot;parse-names&quot;:false,&quot;dropping-particle&quot;:&quot;&quot;,&quot;non-dropping-particle&quot;:&quot;&quot;}],&quot;container-title&quot;:&quot;Coagulation and Flocculation in Water and Wastewater Treatment: Third Edition&quot;,&quot;accessed&quot;:{&quot;date-parts&quot;:[[2026,8,25]]},&quot;DOI&quot;:&quot;10.2166/9781780407500&quot;,&quot;ISBN&quot;:&quot;9781780407500&quot;,&quot;URL&quot;:&quot;https://iwaponline.com/ebooks/book/286/Coagulation-and-Flocculation-in-Water-and&quot;,&quot;issued&quot;:{&quot;date-parts&quot;:[[2016,4,15]]},&quot;page&quot;:&quot;1-538&quot;,&quot;abstract&quot;:&quot;Coagulation and Flocculation in Water and Wastewater Treatment provides a comprehensive account of coagulation and flocculation techniques and technologies in a single volume covering theoretical principles to practical applications. Thoroughly revised and updated this new edition has been progressively modified and increased in scope to cater for the requirements of practitioners involved with water and wastewater treatment. New topics in this new edition include: activated sludge bulking and foaming control and enhanced bioflocculation; algae removal and harvesting; dissolved organic nitrogen (DON) removal; inorganics removal; turbidity and its measurement; wastewater treatment by coagulation and chemically enhanced primary treatment (CEPT). The book presents the subject logically and sequentially from theoretical principles to practical applications. Successive chapters deal with, in turn, properties of materials present in waters and wastewaters; characteristics and types of coagulants commonly in use; mechanisms and practical implications of destabilization of waterborne material using metal coagulants and polyelectrolytes; considerations and requirements for coagulant addition at the rapid mixing stage; theoretical and practical considerations of flocculation; and details of experimental procedures for assessing primary coagulants, flocculant aids, sludge conditioners, and flocculation parameters. Numerous examples are included as appropriate. Treatment and disposal of sludges resulting from coagulation-flocculation related operations is dealt with in an Appendix. This important topic has been separated from the main text to avoid disturbing the continuum of the presentation. Coagulation and Flocculation in Water and Wastewater Treatment is a readable and useful resource for the water scientist and engineer. It is a convenient reference handbook providing numerous examples and appended information and it is a vital text for course material for undergraduate and postgraduate students.&quot;,&quot;publisher&quot;:&quot;IWA Publishing&quot;,&quot;container-title-short&quot;:&quot;&quot;},&quot;isTemporary&quot;:false},{&quot;id&quot;:&quot;ceb222c7-5d67-384a-9f05-8f08f77bccc1&quot;,&quot;itemData&quot;:{&quot;type&quot;:&quot;article-journal&quot;,&quot;id&quot;:&quot;ceb222c7-5d67-384a-9f05-8f08f77bccc1&quot;,&quot;title&quot;:&quot;Mechanism of natural organic matter removal by polyaluminum chloride: Effect of coagulant particle size and hydrolysis kinetics&quot;,&quot;author&quot;:[{&quot;family&quot;:&quot;Yan&quot;,&quot;given&quot;:&quot;Mingquan&quot;,&quot;parse-names&quot;:false,&quot;dropping-particle&quot;:&quot;&quot;,&quot;non-dropping-particle&quot;:&quot;&quot;},{&quot;family&quot;:&quot;Wang&quot;,&quot;given&quot;:&quot;Dongsheng&quot;,&quot;parse-names&quot;:false,&quot;dropping-particle&quot;:&quot;&quot;,&quot;non-dropping-particle&quot;:&quot;&quot;},{&quot;family&quot;:&quot;Ni&quot;,&quot;given&quot;:&quot;Jinren&quot;,&quot;parse-names&quot;:false,&quot;dropping-particle&quot;:&quot;&quot;,&quot;non-dropping-particle&quot;:&quot;&quot;},{&quot;family&quot;:&quot;Qu&quot;,&quot;given&quot;:&quot;Jiuhui&quot;,&quot;parse-names&quot;:false,&quot;dropping-particle&quot;:&quot;&quot;,&quot;non-dropping-particle&quot;:&quot;&quot;},{&quot;family&quot;:&quot;Chow&quot;,&quot;given&quot;:&quot;Christopher W.K.&quot;,&quot;parse-names&quot;:false,&quot;dropping-particle&quot;:&quot;&quot;,&quot;non-dropping-particle&quot;:&quot;&quot;},{&quot;family&quot;:&quot;Liu&quot;,&quot;given&quot;:&quot;Hailong&quot;,&quot;parse-names&quot;:false,&quot;dropping-particle&quot;:&quot;&quot;,&quot;non-dropping-particle&quot;:&quot;&quot;}],&quot;container-title&quot;:&quot;Water Research&quot;,&quot;container-title-short&quot;:&quot;Water Res.&quot;,&quot;accessed&quot;:{&quot;date-parts&quot;:[[2026,10,5]]},&quot;DOI&quot;:&quot;10.1016/J.WATRES.2008.04.017&quot;,&quot;ISSN&quot;:&quot;0043-1354&quot;,&quot;PMID&quot;:&quot;18519148&quot;,&quot;URL&quot;:&quot;https://www.sciencedirect.com/science/article/abs/pii/S0043135408001607&quot;,&quot;issued&quot;:{&quot;date-parts&quot;:[[2008,7,1]]},&quot;page&quot;:&quot;3361-3370&quot;,&quot;abstract&quot;:&quot;The mechanism of natural organic matter (NOM) removal by AlCl3 and polyaluminum chloride (PACl) was investigated through bench-scale tests. The fraction distributions of NOM and residual Al after coagulation in solution, colloid and sediment were analyzed as changes of coagulant dosage and pH. The influence of NOM, coagulant dose and pH on coagulation kinetics of AlCl 3 was investigated using photometric dispersion analyzer compared with PACl. Monomeric Al species (Ala) shows high ability to satisfy some unsaturated coordinate bonds of NOM to facilitate particle and NOM removal, while most of the flocs formed by Ala are small and difficult to settle. Medium polymerized Al species (Alb) can destabilize particle and NOM efficiently, while some flocs formed by Alb are not large and not easy to precipitate as compared to those formed by colloidal or solid Al species (Alc). Thus, Alc could adsorb and remove NOM efficiently. The removal of contaminant by species of Ala, Al b and Alc follows mechanisms of complexation, neutralization and adsorption, respectively. Unlike preformed Alb in PACl, in-situ-formed Alb can remove NOM and particle more efficiently via the mechanism of further hydrolysis and transfer into Alc during coagulation. While the presence of NOM would reduce Alb formed in-situ due to the complexation of NOM and Ala. © 2008 Elsevier Ltd. All rights reserved.&quot;,&quot;publisher&quot;:&quot;Pergamon&quot;,&quot;issue&quot;:&quot;13&quot;,&quot;volume&quot;:&quot;42&quot;},&quot;isTemporary&quot;:false}]},{&quot;citationID&quot;:&quot;MENDELEY_CITATION_9674edd3-53ed-495f-93e1-92059433f672&quot;,&quot;properties&quot;:{&quot;noteIndex&quot;:0},&quot;isEdited&quot;:false,&quot;manualOverride&quot;:{&quot;isManuallyOverridden&quot;:false,&quot;citeprocText&quot;:&quot;(Ang &amp;#38; Mohammad, 2020; Bratby, 2016; Flaten, 2001)&quot;,&quot;manualOverrideText&quot;:&quot;&quot;},&quot;citationTag&quot;:&quot;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&quot;,&quot;citationItems&quot;:[{&quot;id&quot;:&quot;d8cc7336-f1f2-323a-863c-df827952f4d6&quot;,&quot;itemData&quot;:{&quot;type&quot;:&quot;article-journal&quot;,&quot;id&quot;:&quot;d8cc7336-f1f2-323a-863c-df827952f4d6&quot;,&quot;title&quot;:&quot;Aluminium as a risk factor in Alzheimer's disease, with emphasis on drinking water&quot;,&quot;author&quot;:[{&quot;family&quot;:&quot;Flaten&quot;,&quot;given&quot;:&quot;Trond Peder&quot;,&quot;parse-names&quot;:false,&quot;dropping-particle&quot;:&quot;&quot;,&quot;non-dropping-particle&quot;:&quot;&quot;}],&quot;container-title&quot;:&quot;Brain Research Bulletin&quot;,&quot;container-title-short&quot;:&quot;Brain Res. Bull.&quot;,&quot;accessed&quot;:{&quot;date-parts&quot;:[[2026,3,29]]},&quot;DOI&quot;:&quot;10.1016/S0361-9230(01)00459-2&quot;,&quot;ISSN&quot;:&quot;03619230&quot;,&quot;PMID&quot;:&quot;11470314&quot;,&quot;URL&quot;:&quot;https://pubmed.ncbi.nlm.nih.gov/11470314/&quot;,&quot;issued&quot;:{&quot;date-parts&quot;:[[2001,5,15]]},&quot;page&quot;:&quot;187-196&quot;,&quot;abstract&quot;:&quot;Aluminium (Al) is clearly a powerful neurotoxicant. Considerable evidence exists that Al may play a role in the aetiology or pathogenesis of Alzheimer's disease (AD), but whether the link is causal is still open to debate. This paper reviews the epidemiological evidence linking Al and AD. Nine out of 13 published epidemiological studies of Al in drinking water and AD have shown statistically significant positive relations. Given the difficulty in producing high-quality data for the occurrence of AD and also for Al exposure, with the resulting unavoidable misclassification errors biasing any true association towards the null value, these studies are remarkably consistent. A major problem in their interpretation is that drinking water, even at high Al concentrations, only contributes a fraction of the total dietary intake of Al. In particular, regular consumers of antacids ingest gram amounts of Al daily, thousands of times the amounts taken in through drinking water, and epidemiological studies of antacid exposure and AD have been largely negative. However, Al is very poorly absorbed in the gastrointestinal tract, and the possibility that some Al fractions present in drinking water may be particularly bioavailable cannot be dismissed at present. The combined evidence linking Al and AD warrants substantial research efforts. Such efforts should focus on clarification of the cellular and molecular mechanisms in Al toxicity and of the basic metabolism and kinetics of Al in the human body, and on further epidemiological studies including diverse routes of Al exposure and also variables that are known or suspected to influence the individuals' susceptibility to AD, such as apolipoprotein E allele status and family history of AD. © 2001 Elsevier Science Inc.&quot;,&quot;publisher&quot;:&quot;Brain Res Bull&quot;,&quot;issue&quot;:&quot;2&quot;,&quot;volume&quot;:&quot;55&quot;},&quot;isTemporary&quot;:false},{&quot;id&quot;:&quot;9de62752-93a4-3130-ba8a-cbb0976512fd&quot;,&quot;itemData&quot;:{&quot;type&quot;:&quot;article-journal&quot;,&quot;id&quot;:&quot;9de62752-93a4-3130-ba8a-cbb0976512fd&quot;,&quot;title&quot;:&quot;Coagulation and flocculation in water and wastewater treatment: Third Edition&quot;,&quot;author&quot;:[{&quot;family&quot;:&quot;Bratby&quot;,&quot;given&quot;:&quot;John&quot;,&quot;parse-names&quot;:false,&quot;dropping-particle&quot;:&quot;&quot;,&quot;non-dropping-particle&quot;:&quot;&quot;}],&quot;container-title&quot;:&quot;Coagulation and Flocculation in Water and Wastewater Treatment: Third Edition&quot;,&quot;accessed&quot;:{&quot;date-parts&quot;:[[2026,8,25]]},&quot;DOI&quot;:&quot;10.2166/9781780407500&quot;,&quot;ISBN&quot;:&quot;9781780407500&quot;,&quot;URL&quot;:&quot;https://iwaponline.com/ebooks/book/286/Coagulation-and-Flocculation-in-Water-and&quot;,&quot;issued&quot;:{&quot;date-parts&quot;:[[2016,4,15]]},&quot;page&quot;:&quot;1-538&quot;,&quot;abstract&quot;:&quot;Coagulation and Flocculation in Water and Wastewater Treatment provides a comprehensive account of coagulation and flocculation techniques and technologies in a single volume covering theoretical principles to practical applications. Thoroughly revised and updated this new edition has been progressively modified and increased in scope to cater for the requirements of practitioners involved with water and wastewater treatment. New topics in this new edition include: activated sludge bulking and foaming control and enhanced bioflocculation; algae removal and harvesting; dissolved organic nitrogen (DON) removal; inorganics removal; turbidity and its measurement; wastewater treatment by coagulation and chemically enhanced primary treatment (CEPT). The book presents the subject logically and sequentially from theoretical principles to practical applications. Successive chapters deal with, in turn, properties of materials present in waters and wastewaters; characteristics and types of coagulants commonly in use; mechanisms and practical implications of destabilization of waterborne material using metal coagulants and polyelectrolytes; considerations and requirements for coagulant addition at the rapid mixing stage; theoretical and practical considerations of flocculation; and details of experimental procedures for assessing primary coagulants, flocculant aids, sludge conditioners, and flocculation parameters. Numerous examples are included as appropriate. Treatment and disposal of sludges resulting from coagulation-flocculation related operations is dealt with in an Appendix. This important topic has been separated from the main text to avoid disturbing the continuum of the presentation. Coagulation and Flocculation in Water and Wastewater Treatment is a readable and useful resource for the water scientist and engineer. It is a convenient reference handbook providing numerous examples and appended information and it is a vital text for course material for undergraduate and postgraduate students.&quot;,&quot;publisher&quot;:&quot;IWA Publishing&quot;,&quot;container-title-short&quot;:&quot;&quot;},&quot;isTemporary&quot;:false},{&quot;id&quot;:&quot;4136003e-8b93-3cf7-90d5-e0c6dfa0b9ec&quot;,&quot;itemData&quot;:{&quot;type&quot;:&quot;article-journal&quot;,&quot;id&quot;:&quot;4136003e-8b93-3cf7-90d5-e0c6dfa0b9ec&quot;,&quot;title&quot;:&quot;State of the art and sustainability of natural coagulants in water and wastewater treatment&quot;,&quot;author&quot;:[{&quot;family&quot;:&quot;Ang&quot;,&quot;given&quot;:&quot;Wei Lun&quot;,&quot;parse-names&quot;:false,&quot;dropping-particle&quot;:&quot;&quot;,&quot;non-dropping-particle&quot;:&quot;&quot;},{&quot;family&quot;:&quot;Mohammad&quot;,&quot;given&quot;:&quot;Abdul Wahab&quot;,&quot;parse-names&quot;:false,&quot;dropping-particle&quot;:&quot;&quot;,&quot;non-dropping-particle&quot;:&quot;&quot;}],&quot;container-title&quot;:&quot;Journal of Cleaner Production&quot;,&quot;container-title-short&quot;:&quot;J. Clean. Prod.&quot;,&quot;accessed&quot;:{&quot;date-parts&quot;:[[2026,7,27]]},&quot;DOI&quot;:&quot;10.1016/j.jclepro.2020.121267&quot;,&quot;ISSN&quot;:&quot;09596526&quot;,&quot;issued&quot;:{&quot;date-parts&quot;:[[2020,7,20]]},&quot;abstract&quot;:&quot;Natural coagulants have shown its coagulation efficiency as reported in a substantial number of research articles. However, the acceptance and widespread application of natural coagulants in water industry is still low. It is necessary to conduct a review to boost the potential of using natural coagulants by highlighting the current development and the efforts for improving the capability of natural coagulants, including showing the compatibility of natural coagulants with other treatment technologies in integrated/hybrid treatment process; the modification of natural coagulants for marked improvement in coagulation performance efficiency; the possibility of hybridizing natural coagulants with other types of coagulants; the improvement of extraction and purification approaches for high purity of natural coagulants; and the synthesis of multifunctional natural coagulants. Though the current progress of natural coagulants is quite encouraging, perspectives from sustainability assessment showed that the acceptance and commercialization of natural coagulants are hindered by two main challenges: practicality and feasibility of real field application and sustainability of using natural coagulants overlooking technical, environmental, economic, and social aspects. Future research focusing on these issues may help to clarify the uncertainties shrouded on natural coagulants and at the same time shifting the water industry to be more sustainable.&quot;,&quot;publisher&quot;:&quot;Elsevier Ltd&quot;,&quot;volume&quot;:&quot;262&quot;},&quot;isTemporary&quot;:false}]},{&quot;citationID&quot;:&quot;MENDELEY_CITATION_301fbe1b-73ae-4592-b3bf-95391274a5a7&quot;,&quot;properties&quot;:{&quot;noteIndex&quot;:0},&quot;isEdited&quot;:false,&quot;manualOverride&quot;:{&quot;isManuallyOverridden&quot;:false,&quot;citeprocText&quot;:&quot;(Bedoya et al., 2024; Okoro et al., 2021)&quot;,&quot;manualOverrideText&quot;:&quot;&quot;},&quot;citationTag&quot;:&quot;MENDELEY_CITATION_v3_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&quot;,&quot;citationItems&quot;:[{&quot;id&quot;:&quot;f30d390e-f412-3808-bae3-0d440790ea26&quot;,&quot;itemData&quot;:{&quot;type&quot;:&quot;article-journal&quot;,&quot;id&quot;:&quot;f30d390e-f412-3808-bae3-0d440790ea26&quot;,&quot;title&quot;:&quot;Coagulant and flocculant effect of Opuntia ficus-indica in water treatment&quot;,&quot;author&quot;:[{&quot;family&quot;:&quot;Bedoya&quot;,&quot;given&quot;:&quot;Andrés Gaviria&quot;,&quot;parse-names&quot;:false,&quot;dropping-particle&quot;:&quot;&quot;,&quot;non-dropping-particle&quot;:&quot;&quot;},{&quot;family&quot;:&quot;Clemente&quot;,&quot;given&quot;:&quot;Ainhoa Rubio&quot;,&quot;parse-names&quot;:false,&quot;dropping-particle&quot;:&quot;&quot;,&quot;non-dropping-particle&quot;:&quot;&quot;},{&quot;family&quot;:&quot;https://dialnet.unirioja.es/servlet/autor?codigo=6457796&quot;,&quot;given&quot;:&quot;&quot;,&quot;parse-names&quot;:false,&quot;dropping-particle&quot;:&quot;&quot;,&quot;non-dropping-particle&quot;:&quot;&quot;},{&quot;family&quot;:&quot;https://dialnet.unirioja.es/servlet/autor?codigo=6457797&quot;,&quot;given&quot;:&quot;&quot;,&quot;parse-names&quot;:false,&quot;dropping-particle&quot;:&quot;&quot;,&quot;non-dropping-particle&quot;:&quot;&quot;}],&quot;container-title&quot;:&quot;Afinidad: Revista de química teórica y aplicada, ISSN 0001-9704, Vol. 81, Nº. 602, 2024, págs. 112-122&quot;,&quot;accessed&quot;:{&quot;date-parts&quot;:[[2026,3,29]]},&quot;ISSN&quot;:&quot;0001-9704&quot;,&quot;URL&quot;:&quot;https://dialnet.unirioja.es/servlet/articulo?codigo=9556187&amp;info=resumen&amp;idioma=SPA&quot;,&quot;issued&quot;:{&quot;date-parts&quot;:[[2024]]},&quot;page&quot;:&quot;112-122&quot;,&quot;abstract&quot;:&quot;Uno de los procesos de gran relevancia en las plantas de tratamiento de aguas potables y residuales es la coagulación-floculación, donde se da la desestabilización de los sólidos disueltos, para la posterior generación de flóculos mediante el uso de un agente coagulante. El sulfato de aluminio (Al2(SO4)3) es el coagulante más utilizado a nivel internacional, debido a su eficiencia y bajo costo. Sin embargo, su uso puede dejar un remanen-te de aluminio en el agua y traer consigo una variedad de problemas sanitarios debido a sus características bioacumulativas, implicando tanto el deterioro de los ecosistemas, como problemas para la salud del ser humano. En este sentido, se hace necesario establecer alternativas que eviten la permanencia de este metal pesado en el agua, de modo que el mucilago de Opuntia ficus-indica se convierte en un coagulante natural de gran interés. De igual manera, es una alternativa sosteni-ble de tratamiento de las aguas, dadas sus características de biodegradabilidad, baja toxicidad, costo comercial, abundancia relativa, renovabilidad y alta eficiencia, permitiendo una baja generación de lodos, los cuales pueden ser biodegradados a través de un tratamiento asequible con un alto espectro de valorización.&quot;,&quot;publisher&quot;:&quot;IQS&quot;,&quot;issue&quot;:&quot;602&quot;,&quot;volume&quot;:&quot;81&quot;,&quot;container-title-short&quot;:&quot;&quot;},&quot;isTemporary&quot;:false},{&quot;id&quot;:&quot;35d7ac76-5bee-37c0-a25c-d7ea522201cc&quot;,&quot;itemData&quot;:{&quot;type&quot;:&quot;article-journal&quot;,&quot;id&quot;:&quot;35d7ac76-5bee-37c0-a25c-d7ea522201cc&quot;,&quot;title&quot;:&quot;Natural organic matter (NOM) and turbidity removal by plant-based coagulants: A review&quot;,&quot;author&quot;:[{&quot;family&quot;:&quot;Okoro&quot;,&quot;given&quot;:&quot;Benjamin U.&quot;,&quot;parse-names&quot;:false,&quot;dropping-particle&quot;:&quot;&quot;,&quot;non-dropping-particle&quot;:&quot;&quot;},{&quot;family&quot;:&quot;Sharifi&quot;,&quot;given&quot;:&quot;Soroosh&quot;,&quot;parse-names&quot;:false,&quot;dropping-particle&quot;:&quot;&quot;,&quot;non-dropping-particle&quot;:&quot;&quot;},{&quot;family&quot;:&quot;Jesson&quot;,&quot;given&quot;:&quot;Mike A.&quot;,&quot;parse-names&quot;:false,&quot;dropping-particle&quot;:&quot;&quot;,&quot;non-dropping-particle&quot;:&quot;&quot;},{&quot;family&quot;:&quot;Bridgeman&quot;,&quot;given&quot;:&quot;John&quot;,&quot;parse-names&quot;:false,&quot;dropping-particle&quot;:&quot;&quot;,&quot;non-dropping-particle&quot;:&quot;&quot;}],&quot;container-title&quot;:&quot;Journal of Environmental Chemical Engineering&quot;,&quot;container-title-short&quot;:&quot;J. Environ. Chem. Eng.&quot;,&quot;accessed&quot;:{&quot;date-parts&quot;:[[2026,3,29]]},&quot;DOI&quot;:&quot;10.1016/j.jece.2021.106588&quot;,&quot;ISSN&quot;:&quot;22133437&quot;,&quot;URL&quot;:&quot;https://doi.org/10.1080/0020723042000189877&quot;,&quot;issued&quot;:{&quot;date-parts&quot;:[[2021,12,1]]},&quot;page&quot;:&quot;106588&quot;,&quot;abstract&quot;:&quot;NOM deteriorates water quality by forming taste, clarification, colour, and odour problems. It also increases coagulant and chlorine consumption which can initiate disinfection by-products harmful to human health. The coagulation-flocculation (CF) technique is an established method commonly employed to remove NOM in water treatment. Plant-based coagulant products (PCPs) derived from plants like the Moringa oleifera (MO) Strychnos potatorum Linn and Opuntia ficus indica, have been studied and proposed as sustainable alternatives to chemical coagulant, like, aluminium sulphate due to their abundant availability, low cost, low sludge volume and disposal cost, and biodegradability. This review paper provides an overview of the most widely studied plant-based coagulants and discusses their NOM and turbidity removal. It investigates recent analytical tools applied in their characterisation and floc morphological studies. The paper also investigates the effects of operating parameters such as coagulant dose, temperature, and pH, on NOM and turbidity removal. It also reviews up-to-date PCPs biophysical properties and CF mechanism and examines the efficiency of their extraction methods in reducing NOM. Finally, it discusses and suggests ways to overcome commercialisation draw-back caused by nutrient addition.&quot;,&quot;publisher&quot;:&quot;Elsevier&quot;,&quot;issue&quot;:&quot;6&quot;,&quot;volume&quot;:&quot;9&quot;},&quot;isTemporary&quot;:false}]},{&quot;citationID&quot;:&quot;MENDELEY_CITATION_f91157a9-f1fd-404c-b526-27694f406feb&quot;,&quot;properties&quot;:{&quot;noteIndex&quot;:0},&quot;isEdited&quot;:false,&quot;manualOverride&quot;:{&quot;isManuallyOverridden&quot;:true,&quot;citeprocText&quot;:&quot;(Almazán &amp;#38; Romero, 2018; Young et al., 2006; Zhang et al., 2006)&quot;,&quot;manualOverrideText&quot;:&quot;(Almazán &amp; Romero, 2018; Younga et al., 2006; Zhang et al., 2006)&quot;},&quot;citationTag&quot;:&quot;MENDELEY_CITATION_v3_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&quot;,&quot;citationItems&quot;:[{&quot;id&quot;:&quot;b9763984-e602-376f-9815-718a238d286e&quot;,&quot;itemData&quot;:{&quot;type&quot;:&quot;article-journal&quot;,&quot;id&quot;:&quot;b9763984-e602-376f-9815-718a238d286e&quot;,&quot;title&quot;:&quot;The Mexican Cactus as a New Environmentally Benign Material for the Removal of Contaminants in Drinking Water&quot;,&quot;author&quot;:[{&quot;family&quot;:&quot;Young&quot;,&quot;given&quot;:&quot;Kevin Andrew&quot;,&quot;parse-names&quot;:false,&quot;dropping-particle&quot;:&quot;&quot;,&quot;non-dropping-particle&quot;:&quot;&quot;},{&quot;family&quot;:&quot;Anzalone&quot;,&quot;given&quot;:&quot;Alessandro&quot;,&quot;parse-names&quot;:false,&quot;dropping-particle&quot;:&quot;&quot;,&quot;non-dropping-particle&quot;:&quot;&quot;},{&quot;family&quot;:&quot;Pichler&quot;,&quot;given&quot;:&quot;Thomas&quot;,&quot;parse-names&quot;:false,&quot;dropping-particle&quot;:&quot;&quot;,&quot;non-dropping-particle&quot;:&quot;&quot;},{&quot;family&quot;:&quot;Picquart&quot;,&quot;given&quot;:&quot;Michel&quot;,&quot;parse-names&quot;:false,&quot;dropping-particle&quot;:&quot;&quot;,&quot;non-dropping-particle&quot;:&quot;&quot;},{&quot;family&quot;:&quot;Alcantar&quot;,&quot;given&quot;:&quot;Norma A.&quot;,&quot;parse-names&quot;:false,&quot;dropping-particle&quot;:&quot;&quot;,&quot;non-dropping-particle&quot;:&quot;&quot;}],&quot;container-title&quot;:&quot;MRS Online Proceedings Library 2006 930:1&quot;,&quot;accessed&quot;:{&quot;date-parts&quot;:[[2026,3,29]]},&quot;DOI&quot;:&quot;10.1557/proc-0930-jj01-01&quot;,&quot;ISBN&quot;:&quot;155899887X&quot;,&quot;ISSN&quot;:&quot;02729172&quot;,&quot;URL&quot;:&quot;https://link.springer.com/article/10.1557/PROC-0930-JJ01-01&quot;,&quot;issued&quot;:{&quot;date-parts&quot;:[[2006,10,3]]},&quot;page&quot;:&quot;101-&quot;,&quot;abstract&quot;:&quot;The use of natural environmentally benign agents in the treatment of drinking water is rapidly gaining interest due to their inherently renewable character and low toxicity. We show that the common Mexican cactus produces a gum-like substance, cactus mucilage, which shows excellent flocculating abilities and is an economically viable alternative for low-income communities. Cactus mucilage is a neutral mixture of approximately 55 high-molecular weight sugar residues composed basically of arabinose, galactose, rhamnose, xylose, and galacturonic acid. We show how this natural product was characterized for its use as a flocculating agent. Our results show the mucilage efficiency for reducing arsenic and particulates from drinking water as determined by light scattering, Atomic Absorption and Hydride Generation-Atomic Fluorescence Spectroscopy. Flocculation studies proved the mucilage to be a much faster flocculating agent when compared to Al2(SO4)3 with the efficiency increasing with mucilage concentration. Jar tests revealed that lower concentrations of mucilage provided the optimal effectiveness for supernatant clarity, an important factor in determining the potability of water. Initial filter results with the mucilage embedded in a silica matrix prove the feasibility of applying this technology as a method for heavy metal removal. This project provides fundamental, quantitative insights into the necessary and minimum requirements for natural flocculating agents that are innovative, environmentally benign, and cost-effective.&quot;,&quot;publisher&quot;:&quot;Springer&quot;,&quot;issue&quot;:&quot;1&quot;,&quot;volume&quot;:&quot;930&quot;,&quot;container-title-short&quot;:&quot;&quot;},&quot;isTemporary&quot;:false},{&quot;id&quot;:&quot;e3fcf4cb-8a15-322c-a6af-ad9066d67c69&quot;,&quot;itemData&quot;:{&quot;type&quot;:&quot;article-journal&quot;,&quot;id&quot;:&quot;e3fcf4cb-8a15-322c-a6af-ad9066d67c69&quot;,&quot;title&quot;:&quot;A preliminary study on cactus as coagulant in water treatment&quot;,&quot;author&quot;:[{&quot;family&quot;:&quot;Zhang&quot;,&quot;given&quot;:&quot;Jingdong&quot;,&quot;parse-names&quot;:false,&quot;dropping-particle&quot;:&quot;&quot;,&quot;non-dropping-particle&quot;:&quot;&quot;},{&quot;family&quot;:&quot;Zhang&quot;,&quot;given&quot;:&quot;Fang&quot;,&quot;parse-names&quot;:false,&quot;dropping-particle&quot;:&quot;&quot;,&quot;non-dropping-particle&quot;:&quot;&quot;},{&quot;family&quot;:&quot;Luo&quot;,&quot;given&quot;:&quot;Yuhong&quot;,&quot;parse-names&quot;:false,&quot;dropping-particle&quot;:&quot;&quot;,&quot;non-dropping-particle&quot;:&quot;&quot;},{&quot;family&quot;:&quot;Yang&quot;,&quot;given&quot;:&quot;Hong&quot;,&quot;parse-names&quot;:false,&quot;dropping-particle&quot;:&quot;&quot;,&quot;non-dropping-particle&quot;:&quot;&quot;}],&quot;container-title&quot;:&quot;Process Biochemistry&quot;,&quot;accessed&quot;:{&quot;date-parts&quot;:[[2026,3,29]]},&quot;DOI&quot;:&quot;10.1016/j.procbio.2005.08.016&quot;,&quot;ISSN&quot;:&quot;13595113&quot;,&quot;URL&quot;:&quot;https://www.sciencedirect.com/science/article/abs/pii/S1359511305003557?via%3Dihub&quot;,&quot;issued&quot;:{&quot;date-parts&quot;:[[2006,3,1]]},&quot;page&quot;:&quot;730-733&quot;,&quot;abstract&quot;:&quot;The coagulation performance of cactus to act as natural macromolecular coagulant was studied by the jar test. The cactus coagulation attained comparatively high turbidity removal efficiency, and water with turbidity less than 5NTU could be obtained with initial turbidities from 20 to 200. When used to treat the same water sample, the optimum dosage of cactus coagulant was found similar to that of AlCl3·6H2O. Effects of factors such as pH, temperature, alkalinity on cactus coagulation were also studied. High removal efficiency of turbidity and COD could be obtained when cactus solids were used to treat sewage water, potable water source (taken from Changjiang, Wuhan) and high turbidity seawater. When cactus was used with AlCl3·6H2O synchronously to treat sewage water, the removal efficiency of turbidity and COD were higher than that of cactus or AlCl3·6H2O was used solely. © 2005 Elsevier Ltd. All rights reserved.&quot;,&quot;publisher&quot;:&quot;Elsevier&quot;,&quot;issue&quot;:&quot;3&quot;,&quot;volume&quot;:&quot;41&quot;,&quot;container-title-short&quot;:&quot;&quot;},&quot;isTemporary&quot;:false},{&quot;id&quot;:&quot;dfa2eef9-b37d-38c2-af9a-0d96525b696b&quot;,&quot;itemData&quot;:{&quot;type&quot;:&quot;article-journal&quot;,&quot;id&quot;:&quot;dfa2eef9-b37d-38c2-af9a-0d96525b696b&quot;,&quot;title&quot;:&quot;Diferentes maneras de uso de un clarificante natural en procesos de potabilización de aguas turbias&quot;,&quot;author&quot;:[{&quot;family&quot;:&quot;Almazán&quot;,&quot;given&quot;:&quot;Jorge E&quot;,&quot;parse-names&quot;:false,&quot;dropping-particle&quot;:&quot;&quot;,&quot;non-dropping-particle&quot;:&quot;&quot;},{&quot;family&quot;:&quot;Romero&quot;,&quot;given&quot;:&quot;Estela M&quot;,&quot;parse-names&quot;:false,&quot;dropping-particle&quot;:&quot;&quot;,&quot;non-dropping-particle&quot;:&quot;&quot;}],&quot;issued&quot;:{&quot;date-parts&quot;:[[2018]]},&quot;container-title-short&quot;:&quot;&quot;},&quot;isTemporary&quot;:false}]},{&quot;citationID&quot;:&quot;MENDELEY_CITATION_a01c9304-a727-48e0-9ef1-3214c3d77db5&quot;,&quot;properties&quot;:{&quot;noteIndex&quot;:0},&quot;isEdited&quot;:false,&quot;manualOverride&quot;:{&quot;isManuallyOverridden&quot;:false,&quot;citeprocText&quot;:&quot;(Goycoolea &amp;#38; Cardenas, 2003; Miller et al., 2008)&quot;,&quot;manualOverrideText&quot;:&quot;&quot;},&quot;citationTag&quot;:&quot;MENDELEY_CITATION_v3_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&quot;,&quot;citationItems&quot;:[{&quot;id&quot;:&quot;bf8d08b3-2acd-3678-9ff0-2cb9cd0e5994&quot;,&quot;itemData&quot;:{&quot;type&quot;:&quot;article-journal&quot;,&quot;id&quot;:&quot;bf8d08b3-2acd-3678-9ff0-2cb9cd0e5994&quot;,&quot;title&quot;:&quot;Pectins from Opuntia spp.: A short review&quot;,&quot;author&quot;:[{&quot;family&quot;:&quot;Goycoolea&quot;,&quot;given&quot;:&quot;Francisco&quot;,&quot;parse-names&quot;:false,&quot;dropping-particle&quot;:&quot;&quot;,&quot;non-dropping-particle&quot;:&quot;&quot;},{&quot;family&quot;:&quot;Cardenas&quot;,&quot;given&quot;:&quot;Adriana&quot;,&quot;parse-names&quot;:false,&quot;dropping-particle&quot;:&quot;&quot;,&quot;non-dropping-particle&quot;:&quot;&quot;}],&quot;container-title&quot;:&quot;Journal of the Professional Association for Cactus Development&quot;,&quot;issued&quot;:{&quot;date-parts&quot;:[[2003,1,17]]},&quot;volume&quot;:&quot;5&quot;,&quot;container-title-short&quot;:&quot;&quot;},&quot;isTemporary&quot;:false},{&quot;id&quot;:&quot;7e9ea6f7-9d17-3c32-89b8-341aa24929ab&quot;,&quot;itemData&quot;:{&quot;type&quot;:&quot;article-journal&quot;,&quot;id&quot;:&quot;7e9ea6f7-9d17-3c32-89b8-341aa24929ab&quot;,&quot;title&quot;:&quot;Toward Understanding the Efficacy and Mechanism of Opuntia spp. as a Natural Coagulant for Potential Application in Water Treatment&quot;,&quot;author&quot;:[{&quot;family&quot;:&quot;Miller&quot;,&quot;given&quot;:&quot;Sarah M.&quot;,&quot;parse-names&quot;:false,&quot;dropping-particle&quot;:&quot;&quot;,&quot;non-dropping-particle&quot;:&quot;&quot;},{&quot;family&quot;:&quot;Fugate&quot;,&quot;given&quot;:&quot;Ezekiel J.&quot;,&quot;parse-names&quot;:false,&quot;dropping-particle&quot;:&quot;&quot;,&quot;non-dropping-particle&quot;:&quot;&quot;},{&quot;family&quot;:&quot;Craver&quot;,&quot;given&quot;:&quot;Vinka Oyanedel&quot;,&quot;parse-names&quot;:false,&quot;dropping-particle&quot;:&quot;&quot;,&quot;non-dropping-particle&quot;:&quot;&quot;},{&quot;family&quot;:&quot;Smith&quot;,&quot;given&quot;:&quot;James A.&quot;,&quot;parse-names&quot;:false,&quot;dropping-particle&quot;:&quot;&quot;,&quot;non-dropping-particle&quot;:&quot;&quot;},{&quot;family&quot;:&quot;Zimmerman&quot;,&quot;given&quot;:&quot;Julie B.&quot;,&quot;parse-names&quot;:false,&quot;dropping-particle&quot;:&quot;&quot;,&quot;non-dropping-particle&quot;:&quot;&quot;}],&quot;container-title&quot;:&quot;Environmental Science and Technology&quot;,&quot;container-title-short&quot;:&quot;Environ. Sci. Technol.&quot;,&quot;accessed&quot;:{&quot;date-parts&quot;:[[2026,3,29]]},&quot;DOI&quot;:&quot;10.1021/es7025054&quot;,&quot;ISSN&quot;:&quot;0013936X&quot;,&quot;PMID&quot;:&quot;18605544&quot;,&quot;URL&quot;:&quot;https://pubs.acs.org/doi/abs/10.1021/es7025054&quot;,&quot;issued&quot;:{&quot;date-parts&quot;:[[2008,6,15]]},&quot;page&quot;:&quot;4274-4279&quot;,&quot;abstract&quot;:&quot;Historically, there is evidence to suggest that communities in the developing world have used plant-based materials as one strategy for purifying drinking water. In this study, the coagulant properties of Opuntia spp., a species of cactus, are quantitatively evaluated for the first time. Opuntia spp. was evaluated for turbidity removal from synthetic water samples, and steps were made toward elucidating the underlying coagulation mechanism. In model turbid water using kaolin clay particles at pH 10, Opuntia spp. reduced turbidity by 98% for a range of initial turbidities. This is similar to the observed coagulation activities previously described for Moringa oleifera, a widely studied natural coagulant. Although it has been reported that Moringa oleifera predominantly operates through charge neutralization, comparison of zeta potential measurements and transmission electron microscopy images of flocs formed by Opuntia spp. suggest that these natural coagulants operate through different mechanisms. It is suggested that Opuntia spp. operates predominantly through a bridging coagulation mechanism. Once optimized, application of these readily available plants as a part of point-of-use water treatment technology may offer a practical, inexpensive, and appropriate solution for producing potable water in some developing communities.&quot;,&quot;publisher&quot;:&quot; American Chemical Society&quot;,&quot;issue&quot;:&quot;12&quot;,&quot;volume&quot;:&quot;42&quot;},&quot;isTemporary&quot;:false}]},{&quot;citationID&quot;:&quot;MENDELEY_CITATION_2ef8f14a-79d8-41c2-85f7-c9e19610014f&quot;,&quot;properties&quot;:{&quot;noteIndex&quot;:0},&quot;isEdited&quot;:false,&quot;manualOverride&quot;:{&quot;isManuallyOverridden&quot;:false,&quot;citeprocText&quot;:&quot;(Gandiwa et al., 2020)&quot;,&quot;manualOverrideText&quot;:&quot;&quot;},&quot;citationTag&quot;:&quot;MENDELEY_CITATION_v3_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&quot;,&quot;citationItems&quot;:[{&quot;id&quot;:&quot;23758e43-cf22-3e05-9e54-640321e17636&quot;,&quot;itemData&quot;:{&quot;type&quot;:&quot;article-journal&quot;,&quot;id&quot;:&quot;23758e43-cf22-3e05-9e54-640321e17636&quot;,&quot;title&quot;:&quot;Optimisation of using a blend of plant based natural and synthetic coagulants for water treatment: (Moringa Oleifera-Cactus Opuntia-alum blend)&quot;,&quot;author&quot;:[{&quot;family&quot;:&quot;Gandiwa&quot;,&quot;given&quot;:&quot;B. I.&quot;,&quot;parse-names&quot;:false,&quot;dropping-particle&quot;:&quot;&quot;,&quot;non-dropping-particle&quot;:&quot;&quot;},{&quot;family&quot;:&quot;Moyo&quot;,&quot;given&quot;:&quot;L. B.&quot;,&quot;parse-names&quot;:false,&quot;dropping-particle&quot;:&quot;&quot;,&quot;non-dropping-particle&quot;:&quot;&quot;},{&quot;family&quot;:&quot;Ncube&quot;,&quot;given&quot;:&quot;S.&quot;,&quot;parse-names&quot;:false,&quot;dropping-particle&quot;:&quot;&quot;,&quot;non-dropping-particle&quot;:&quot;&quot;},{&quot;family&quot;:&quot;Mamvura&quot;,&quot;given&quot;:&quot;T. A.&quot;,&quot;parse-names&quot;:false,&quot;dropping-particle&quot;:&quot;&quot;,&quot;non-dropping-particle&quot;:&quot;&quot;},{&quot;family&quot;:&quot;Mguni&quot;,&quot;given&quot;:&quot;L. L.&quot;,&quot;parse-names&quot;:false,&quot;dropping-particle&quot;:&quot;&quot;,&quot;non-dropping-particle&quot;:&quot;&quot;},{&quot;family&quot;:&quot;Hlabangana&quot;,&quot;given&quot;:&quot;N.&quot;,&quot;parse-names&quot;:false,&quot;dropping-particle&quot;:&quot;&quot;,&quot;non-dropping-particle&quot;:&quot;&quot;}],&quot;container-title&quot;:&quot;South African Journal of Chemical Engineering&quot;,&quot;container-title-short&quot;:&quot;S. Afr. J. Chem. Eng.&quot;,&quot;accessed&quot;:{&quot;date-parts&quot;:[[2026,3,29]]},&quot;DOI&quot;:&quot;10.1016/j.sajce.2020.07.005&quot;,&quot;ISSN&quot;:&quot;10269185&quot;,&quot;URL&quot;:&quot;https://doi.org/10.2166/wst.2010.833&quot;,&quot;issued&quot;:{&quot;date-parts&quot;:[[2020,10,1]]},&quot;page&quot;:&quot;158-164&quot;,&quot;abstract&quot;:&quot;The research presents a comparative study on the effectiveness of blending plant based natural coagulants (Cactus Opuntia and Moringa Oleifera extracts) and a synthetic coagulant (aluminium sulphate or alum) in treatment of raw water. The low production rates of natural coagulants has derailed their commercialization this has driven the idea of blending synthetic coagulants which is envisaged to be the more appropriate means of application in this study. To measure the effectiveness of the coagulant, the following parameters were measured; turbidity, pH, conductivity and total alkalinity. The simplex lattice experimental design was applied using Minitab Software to obtain the optimal coagulant blend. The models were validated by statistical analysis which showed that the model was sufficient and no further modelling was required. The optimization results showed that a combination of alum, Moringa Oleifera and Cactus Opuntia in proportions of 13%, 42.6% and 44.4%, respectively with a total coagulant dosage of 45 mg/L gave the best overall results with the resultant water having a turbidity, pH, conductivity and total alkalinity of 2.7 NTU, 6.99, 308 µS/cm and 137.7 mg/L respectively. These physiochemical parameters are within required limits for potable water as per WHO guidelines. From the results, it was concluded that aluminium sulphate (alum) can be successfully blended with natural plant-based coagulants for raw water treatment.&quot;,&quot;publisher&quot;:&quot;Elsevier&quot;,&quot;issue&quot;:&quot;8&quot;,&quot;volume&quot;:&quot;34&quot;},&quot;isTemporary&quot;:false}]},{&quot;citationID&quot;:&quot;MENDELEY_CITATION_85625d60-7e2f-44d2-86e2-a0bf08abf522&quot;,&quot;properties&quot;:{&quot;noteIndex&quot;:0},&quot;isEdited&quot;:false,&quot;manualOverride&quot;:{&quot;isManuallyOverridden&quot;:false,&quot;citeprocText&quot;:&quot;(Frumento &amp;#38; Ţălu, 2026; Subramanian &amp;#38; Rakshit, 2016)&quot;,&quot;manualOverrideText&quot;:&quot;&quot;},&quot;citationTag&quot;:&quot;MENDELEY_CITATION_v3_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&quot;,&quot;citationItems&quot;:[{&quot;id&quot;:&quot;c32e3df6-b4e0-30f5-88bd-3d899741d176&quot;,&quot;itemData&quot;:{&quot;type&quot;:&quot;article-journal&quot;,&quot;id&quot;:&quot;c32e3df6-b4e0-30f5-88bd-3d899741d176&quot;,&quot;title&quot;:&quot;Indigenous materials for improving water quality&quot;,&quot;author&quot;:[{&quot;family&quot;:&quot;Subramanian&quot;,&quot;given&quot;:&quot;Sivaranjani&quot;,&quot;parse-names&quot;:false,&quot;dropping-particle&quot;:&quot;&quot;,&quot;non-dropping-particle&quot;:&quot;&quot;},{&quot;family&quot;:&quot;Rakshit&quot;,&quot;given&quot;:&quot;Amitava&quot;,&quot;parse-names&quot;:false,&quot;dropping-particle&quot;:&quot;&quot;,&quot;non-dropping-particle&quot;:&quot;&quot;}],&quot;issued&quot;:{&quot;date-parts&quot;:[[2016,3,1]]},&quot;page&quot;:&quot;171-176&quot;,&quot;volume&quot;:&quot;15&quot;,&quot;container-title-short&quot;:&quot;&quot;},&quot;isTemporary&quot;:false},{&quot;id&quot;:&quot;8f873d9f-1b2b-3a64-b294-0236d6c9d114&quot;,&quot;itemData&quot;:{&quot;type&quot;:&quot;article-journal&quot;,&quot;id&quot;:&quot;8f873d9f-1b2b-3a64-b294-0236d6c9d114&quot;,&quot;title&quot;:&quot;Recent Advances in the Application of Natural Coagulants for Sustainable Water Purification&quot;,&quot;author&quot;:[{&quot;family&quot;:&quot;Frumento&quot;,&quot;given&quot;:&quot;Davide&quot;,&quot;parse-names&quot;:false,&quot;dropping-particle&quot;:&quot;&quot;,&quot;non-dropping-particle&quot;:&quot;&quot;},{&quot;family&quot;:&quot;Ţălu&quot;,&quot;given&quot;:&quot;Ştefan&quot;,&quot;parse-names&quot;:false,&quot;dropping-particle&quot;:&quot;&quot;,&quot;non-dropping-particle&quot;:&quot;&quot;}],&quot;container-title&quot;:&quot;Eng 2026, Vol. 7, Page 38&quot;,&quot;accessed&quot;:{&quot;date-parts&quot;:[[2026,3,29]]},&quot;DOI&quot;:&quot;10.3390/eng7010038&quot;,&quot;ISSN&quot;:&quot;26734117&quot;,&quot;URL&quot;:&quot;https://www.mdpi.com/2673-4117/7/1/38/htm&quot;,&quot;issued&quot;:{&quot;date-parts&quot;:[[2026,1,10]]},&quot;page&quot;:&quot;38&quot;,&quot;abstract&quot;:&quot;Growing pressure from shrinking freshwater supplies and worsening pollution has heightened the demand for more effective water treatment solutions, especially those that promote reuse. This review synthesizes findings from 235 peer-reviewed papers examining plant-, mineral-, and other naturally derived coagulants used in surface water purification. Overall, these materials demonstrate turbidity reduction performance on par with conventional chemical coagulants across a wide range of initial turbidity levels (roughly 50–500 NTU). They are generally inexpensive, biodegradable, low in toxicity, and produce smaller volumes of residual sludge. Most function through mechanisms such as polymer-chain bridging or charge neutralization. However, their deployment at scale is still constrained by limited commercialization pathways, technical integration issues, and uneven public acceptance. Continued cross-disciplinary work is required to refine their performance and broaden their use, particularly in regions with limited resources or rural infrastructure.&quot;,&quot;publisher&quot;:&quot;Multidisciplinary Digital Publishing Institute&quot;,&quot;issue&quot;:&quot;1&quot;,&quot;volume&quot;:&quot;7&quot;,&quot;container-title-short&quot;:&quot;&quot;},&quot;isTemporary&quot;:false}]},{&quot;citationID&quot;:&quot;MENDELEY_CITATION_706872a0-652e-4f53-a25e-da21746ff3cf&quot;,&quot;properties&quot;:{&quot;noteIndex&quot;:0},&quot;isEdited&quot;:false,&quot;manualOverride&quot;:{&quot;isManuallyOverridden&quot;:false,&quot;citeprocText&quot;:&quot;(Ang &amp;#38; Mohammad, 2020; Koul et al., 2022)&quot;,&quot;manualOverrideText&quot;:&quot;&quot;},&quot;citationTag&quot;:&quot;MENDELEY_CITATION_v3_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&quot;,&quot;citationItems&quot;:[{&quot;id&quot;:&quot;1dae25ba-6512-35e2-ba0a-db3b80f93bfb&quot;,&quot;itemData&quot;:{&quot;type&quot;:&quot;article-journal&quot;,&quot;id&quot;:&quot;1dae25ba-6512-35e2-ba0a-db3b80f93bfb&quot;,&quot;title&quot;:&quot;Application of Natural Coagulants in Water Treatment: A Sustainable Alternative to Chemicals&quot;,&quot;author&quot;:[{&quot;family&quot;:&quot;Koul&quot;,&quot;given&quot;:&quot;Bhupendra&quot;,&quot;parse-names&quot;:false,&quot;dropping-particle&quot;:&quot;&quot;,&quot;non-dropping-particle&quot;:&quot;&quot;},{&quot;family&quot;:&quot;Bhat&quot;,&quot;given&quot;:&quot;Nargis&quot;,&quot;parse-names&quot;:false,&quot;dropping-particle&quot;:&quot;&quot;,&quot;non-dropping-particle&quot;:&quot;&quot;},{&quot;family&quot;:&quot;Abubakar&quot;,&quot;given&quot;:&quot;Mustapha&quot;,&quot;parse-names&quot;:false,&quot;dropping-particle&quot;:&quot;&quot;,&quot;non-dropping-particle&quot;:&quot;&quot;},{&quot;family&quot;:&quot;Mishra&quot;,&quot;given&quot;:&quot;Meerambika&quot;,&quot;parse-names&quot;:false,&quot;dropping-particle&quot;:&quot;&quot;,&quot;non-dropping-particle&quot;:&quot;&quot;},{&quot;family&quot;:&quot;Arukha&quot;,&quot;given&quot;:&quot;Ananta Prasad&quot;,&quot;parse-names&quot;:false,&quot;dropping-particle&quot;:&quot;&quot;,&quot;non-dropping-particle&quot;:&quot;&quot;},{&quot;family&quot;:&quot;Yadav&quot;,&quot;given&quot;:&quot;Dhananjay&quot;,&quot;parse-names&quot;:false,&quot;dropping-particle&quot;:&quot;&quot;,&quot;non-dropping-particle&quot;:&quot;&quot;}],&quot;container-title&quot;:&quot;Water&quot;,&quot;container-title-short&quot;:&quot;Water (Basel).&quot;,&quot;DOI&quot;:&quot;10.3390/w14223751&quot;,&quot;ISSN&quot;:&quot;2073-4441&quot;,&quot;URL&quot;:&quot;https://www.mdpi.com/2073-4441/14/22/3751&quot;,&quot;issued&quot;:{&quot;date-parts&quot;:[[2022]]},&quot;abstract&quot;:&quot;Water treatment (WT) is currently among the major areas of research due to the depletion of water resources and fearmongering regarding environmental pollution, which has compelled the upgrading of conventional WT technology towards recycling and reuse. This review aims to provide the current state of natural coagulants and their application in the purification of surface water as sufficient clean water is required for household needs, health security, and environmental safety. A thorough and systematic review of the existing literature was performed, and the information related to water treatment using natural coagulants was compiled from 237 articles under various sections using a computerized bibliographic search via PubMed, Scopus, Web of Science, Google Scholar, CAB Abstracts, and several websites. The work provides explicit information related to natural coagulants and their merits and limitations, outlines methods to increase their coagulation performance, and highlights their coagulation mechanism, efficacy, valorization potential, and sustainability. From the information obtained, it can be concluded that although chemical coagulants are efficient in WT, they are usually expensive, toxic, associated with health issues, and thus non-sustainable. A sustainable alternative is the use of natural coagulants, which are readily available, economical, easy to use, biodegradable, non-toxic, eco-friendly, effective, and generate lower sludge volumes. They work via an adsorption process that involves polymeric bridging or neutralization of the charge. The WT efficiency of natural coagulants ranges from 50–500 nephelometric turbidity units (NTUs), which is similar to chemicals. Thus, they can be deployed in WT regimes and can contribute to the health security of rural populations in developing countries. It is unfortunate that, despite the known benefits of natural coagulants, their acceptance, commercialization, and widespread industrial application across the globe are still low. Therefore, there is a need for more exhaustive investigations regarding the mode of action, adoption, and commercialization of natural coagulants as a sustainable alternative to chemicals for a circular economy.&quot;,&quot;issue&quot;:&quot;22&quot;,&quot;volume&quot;:&quot;14&quot;},&quot;isTemporary&quot;:false},{&quot;id&quot;:&quot;4136003e-8b93-3cf7-90d5-e0c6dfa0b9ec&quot;,&quot;itemData&quot;:{&quot;type&quot;:&quot;article-journal&quot;,&quot;id&quot;:&quot;4136003e-8b93-3cf7-90d5-e0c6dfa0b9ec&quot;,&quot;title&quot;:&quot;State of the art and sustainability of natural coagulants in water and wastewater treatment&quot;,&quot;author&quot;:[{&quot;family&quot;:&quot;Ang&quot;,&quot;given&quot;:&quot;Wei Lun&quot;,&quot;parse-names&quot;:false,&quot;dropping-particle&quot;:&quot;&quot;,&quot;non-dropping-particle&quot;:&quot;&quot;},{&quot;family&quot;:&quot;Mohammad&quot;,&quot;given&quot;:&quot;Abdul Wahab&quot;,&quot;parse-names&quot;:false,&quot;dropping-particle&quot;:&quot;&quot;,&quot;non-dropping-particle&quot;:&quot;&quot;}],&quot;container-title&quot;:&quot;Journal of Cleaner Production&quot;,&quot;container-title-short&quot;:&quot;J. Clean. Prod.&quot;,&quot;accessed&quot;:{&quot;date-parts&quot;:[[2026,7,27]]},&quot;DOI&quot;:&quot;10.1016/j.jclepro.2020.121267&quot;,&quot;ISSN&quot;:&quot;09596526&quot;,&quot;issued&quot;:{&quot;date-parts&quot;:[[2020,7,20]]},&quot;abstract&quot;:&quot;Natural coagulants have shown its coagulation efficiency as reported in a substantial number of research articles. However, the acceptance and widespread application of natural coagulants in water industry is still low. It is necessary to conduct a review to boost the potential of using natural coagulants by highlighting the current development and the efforts for improving the capability of natural coagulants, including showing the compatibility of natural coagulants with other treatment technologies in integrated/hybrid treatment process; the modification of natural coagulants for marked improvement in coagulation performance efficiency; the possibility of hybridizing natural coagulants with other types of coagulants; the improvement of extraction and purification approaches for high purity of natural coagulants; and the synthesis of multifunctional natural coagulants. Though the current progress of natural coagulants is quite encouraging, perspectives from sustainability assessment showed that the acceptance and commercialization of natural coagulants are hindered by two main challenges: practicality and feasibility of real field application and sustainability of using natural coagulants overlooking technical, environmental, economic, and social aspects. Future research focusing on these issues may help to clarify the uncertainties shrouded on natural coagulants and at the same time shifting the water industry to be more sustainable.&quot;,&quot;publisher&quot;:&quot;Elsevier Ltd&quot;,&quot;volume&quot;:&quot;262&quot;},&quot;isTemporary&quot;:false}]},{&quot;citationID&quot;:&quot;MENDELEY_CITATION_aa0b5e83-5ec2-4e80-83d3-0a0e79273610&quot;,&quot;properties&quot;:{&quot;noteIndex&quot;:0},&quot;isEdited&quot;:false,&quot;manualOverride&quot;:{&quot;isManuallyOverridden&quot;:false,&quot;citeprocText&quot;:&quot;(Kurniawan et al., 2023)&quot;,&quot;manualOverrideText&quot;:&quot;&quot;},&quot;citationTag&quot;:&quot;MENDELEY_CITATION_v3_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&quot;,&quot;citationItems&quot;:[{&quot;id&quot;:&quot;1e30c553-3715-350e-a512-483b4c5b4716&quot;,&quot;itemData&quot;:{&quot;type&quot;:&quot;article-journal&quot;,&quot;id&quot;:&quot;1e30c553-3715-350e-a512-483b4c5b4716&quot;,&quot;title&quot;:&quot;The influence of preparation and pretreatment on the physicochemical properties and performance of plant-based biocoagulants in treating wastewater&quot;,&quot;author&quot;:[{&quot;family&quot;:&quot;Kurniawan&quot;,&quot;given&quot;:&quot;Setyo Budi&quot;,&quot;parse-names&quot;:false,&quot;dropping-particle&quot;:&quot;&quot;,&quot;non-dropping-particle&quot;:&quot;&quot;},{&quot;family&quot;:&quot;Ahmad&quot;,&quot;given&quot;:&quot;Azmi&quot;,&quot;parse-names&quot;:false,&quot;dropping-particle&quot;:&quot;&quot;,&quot;non-dropping-particle&quot;:&quot;&quot;},{&quot;family&quot;:&quot;Said&quot;,&quot;given&quot;:&quot;Nor Sakinah Mohd&quot;,&quot;parse-names&quot;:false,&quot;dropping-particle&quot;:&quot;&quot;,&quot;non-dropping-particle&quot;:&quot;&quot;},{&quot;family&quot;:&quot;Gustinasari&quot;,&quot;given&quot;:&quot;Kiki&quot;,&quot;parse-names&quot;:false,&quot;dropping-particle&quot;:&quot;&quot;,&quot;non-dropping-particle&quot;:&quot;&quot;},{&quot;family&quot;:&quot;Abdullah&quot;,&quot;given&quot;:&quot;Siti Rozaimah Sheikh&quot;,&quot;parse-names&quot;:false,&quot;dropping-particle&quot;:&quot;&quot;,&quot;non-dropping-particle&quot;:&quot;&quot;},{&quot;family&quot;:&quot;Imron&quot;,&quot;given&quot;:&quot;Muhammad Fauzul&quot;,&quot;parse-names&quot;:false,&quot;dropping-particle&quot;:&quot;&quot;,&quot;non-dropping-particle&quot;:&quot;&quot;}],&quot;container-title&quot;:&quot;Environmental Advances&quot;,&quot;DOI&quot;:&quot;https://doi.org/10.1016/j.envadv.2023.100441&quot;,&quot;ISSN&quot;:&quot;2666-7657&quot;,&quot;URL&quot;:&quot;https://www.sciencedirect.com/science/article/pii/S2666765723000996&quot;,&quot;issued&quot;:{&quot;date-parts&quot;:[[2023]]},&quot;page&quot;:&quot;100441&quot;,&quot;abstract&quot;:&quot;Biocoagulants have gained attention as an alternative to chemical coagulants in water and wastewater treatment due to their ability to remove pollutant parameters such as turbidity, suspended solids, color, and organic compounds. Plant-based biocoagulants are currently the most promising due to their abundant availability and reliable performance. A proper preparation of plant-based biocoagulants is required to ensure the active compounds from the plants can be extracted. Plant raw materials are prepared into biocoagulants using drying and grinding, extraction, and purification. In mechanical preparation, drying and grinding exhibit great influence on the performance of plant-based biocoagulants due to the removal of moisture and higher contact with the carrier medium during dissolution. A smaller biocoagulant's size resulted in up to 78 % higher removal of turbidity. In chemical preparation, the oil needs to be removed before extracting the active ingredients to avoid low active compound extraction yields. The defatting of Moringa oleifera seeds showed an 18 % higher protein content. Salt and alcohol extractions were mentioned as superior extraction methods to obtain carbohydrate and protein from plant-based biocoagulants compared to water extraction, with up to a 5 % increment in turbidity removal. Preparation and pretreatment protocols have a great influence on the properties and performance of plant-based biocoagulants. Further extension of research on plant-based biocoagulants should address the problems in the initial characterization of plant material, standard pretreatment and preparation protocols, and real-scale application of plant-based biocoagulants.&quot;,&quot;volume&quot;:&quot;14&quot;,&quot;container-title-short&quot;:&quot;&quot;},&quot;isTemporary&quot;:false}]},{&quot;citationID&quot;:&quot;MENDELEY_CITATION_d07aed2d-6173-4bed-9e11-67389a33742e&quot;,&quot;properties&quot;:{&quot;noteIndex&quot;:0},&quot;isEdited&quot;:false,&quot;manualOverride&quot;:{&quot;isManuallyOverridden&quot;:false,&quot;citeprocText&quot;:&quot;(Katayon et al., 2006)&quot;,&quot;manualOverrideText&quot;:&quot;&quot;},&quot;citationTag&quot;:&quot;MENDELEY_CITATION_v3_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&quot;,&quot;citationItems&quot;:[{&quot;id&quot;:&quot;fb707418-5bde-381b-abf5-7348bdac00c8&quot;,&quot;itemData&quot;:{&quot;type&quot;:&quot;article-journal&quot;,&quot;id&quot;:&quot;fb707418-5bde-381b-abf5-7348bdac00c8&quot;,&quot;title&quot;:&quot;Effects of storage conditions of Moringa oleifera seeds on its performance in coagulation&quot;,&quot;author&quot;:[{&quot;family&quot;:&quot;Katayon&quot;,&quot;given&quot;:&quot;S.&quot;,&quot;parse-names&quot;:false,&quot;dropping-particle&quot;:&quot;&quot;,&quot;non-dropping-particle&quot;:&quot;&quot;},{&quot;family&quot;:&quot;Noor&quot;,&quot;given&quot;:&quot;M. J.Megat Mohd&quot;,&quot;parse-names&quot;:false,&quot;dropping-particle&quot;:&quot;&quot;,&quot;non-dropping-particle&quot;:&quot;&quot;},{&quot;family&quot;:&quot;Asma&quot;,&quot;given&quot;:&quot;M.&quot;,&quot;parse-names&quot;:false,&quot;dropping-particle&quot;:&quot;&quot;,&quot;non-dropping-particle&quot;:&quot;&quot;},{&quot;family&quot;:&quot;Ghani&quot;,&quot;given&quot;:&quot;L. A.Abdul&quot;,&quot;parse-names&quot;:false,&quot;dropping-particle&quot;:&quot;&quot;,&quot;non-dropping-particle&quot;:&quot;&quot;},{&quot;family&quot;:&quot;Thamer&quot;,&quot;given&quot;:&quot;A. M.&quot;,&quot;parse-names&quot;:false,&quot;dropping-particle&quot;:&quot;&quot;,&quot;non-dropping-particle&quot;:&quot;&quot;},{&quot;family&quot;:&quot;Azni&quot;,&quot;given&quot;:&quot;I.&quot;,&quot;parse-names&quot;:false,&quot;dropping-particle&quot;:&quot;&quot;,&quot;non-dropping-particle&quot;:&quot;&quot;},{&quot;family&quot;:&quot;Ahmad&quot;,&quot;given&quot;:&quot;J.&quot;,&quot;parse-names&quot;:false,&quot;dropping-particle&quot;:&quot;&quot;,&quot;non-dropping-particle&quot;:&quot;&quot;},{&quot;family&quot;:&quot;Khor&quot;,&quot;given&quot;:&quot;B. C.&quot;,&quot;parse-names&quot;:false,&quot;dropping-particle&quot;:&quot;&quot;,&quot;non-dropping-particle&quot;:&quot;&quot;},{&quot;family&quot;:&quot;Suleyman&quot;,&quot;given&quot;:&quot;A. M.&quot;,&quot;parse-names&quot;:false,&quot;dropping-particle&quot;:&quot;&quot;,&quot;non-dropping-particle&quot;:&quot;&quot;}],&quot;container-title&quot;:&quot;Bioresource Technology&quot;,&quot;container-title-short&quot;:&quot;Bioresour. Technol.&quot;,&quot;accessed&quot;:{&quot;date-parts&quot;:[[2026,7,27]]},&quot;DOI&quot;:&quot;10.1016/j.biortech.2005.07.031&quot;,&quot;ISSN&quot;:&quot;09608524&quot;,&quot;PMID&quot;:&quot;16213137&quot;,&quot;issued&quot;:{&quot;date-parts&quot;:[[2006,9]]},&quot;page&quot;:&quot;1455-1460&quot;,&quot;abstract&quot;:&quot;Moringa oleifera is a plant whose seeds have coagulation properties for treating water and wastewater. In this study the coagulation efficiency of Moringa oleifera kept in different storage conditions were studied. The Moringa oleifera seeds were stored at different conditions and durations; open container and closed container at room temperature (28 °C) and refrigerator (3 °C) for durations of 1, 3 and 5 months. Comparison between turbidity removal efficiency of Moringa oleifera kept in refrigerator and room temperature revealed that there was no significant difference between them. The Moringa oleifera kept in refrigerator and room temperature for one month showed higher turbidity removal efficiency, compared to those kept for 3 and 5 months, at both containers. The coagulation efficiency of Moringa oleifera was found to be dependent on initial turbidity of water samples. Highest turbidity removals were obtained for water with very high initial turbidity. In summary coagulation efficiency of Moringa oleifera was found independent of storage temperature and container, however coagulation efficiency of Moringa oleifera decreased as storage duration increased. In addition, Moringa oleifera can be used as a potential coagulant especially for very high turbidity water. © 2005 Elsevier Ltd. All rights reserved.&quot;,&quot;issue&quot;:&quot;13&quot;,&quot;volume&quot;:&quot;97&quot;},&quot;isTemporary&quot;:false}]},{&quot;citationID&quot;:&quot;MENDELEY_CITATION_da4a1cb4-16c1-47fe-a079-72b18ab71b9d&quot;,&quot;properties&quot;:{&quot;noteIndex&quot;:0},&quot;isEdited&quot;:false,&quot;manualOverride&quot;:{&quot;isManuallyOverridden&quot;:false,&quot;citeprocText&quot;:&quot;(Meftah et al., 2025)&quot;,&quot;manualOverrideText&quot;:&quot;&quot;},&quot;citationTag&quot;:&quot;MENDELEY_CITATION_v3_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&quot;,&quot;citationItems&quot;:[{&quot;id&quot;:&quot;6219215e-cd87-3fed-b36c-5adaf3e32ed9&quot;,&quot;itemData&quot;:{&quot;type&quot;:&quot;article-journal&quot;,&quot;id&quot;:&quot;6219215e-cd87-3fed-b36c-5adaf3e32ed9&quot;,&quot;title&quot;:&quot;Impact of storage conditions of Opuntia ficus-indica pieces on plant quality, powder composition, and extracted bioflocculant efficiency&quot;,&quot;author&quot;:[{&quot;family&quot;:&quot;Meftah&quot;,&quot;given&quot;:&quot;Khadija&quot;,&quot;parse-names&quot;:false,&quot;dropping-particle&quot;:&quot;&quot;,&quot;non-dropping-particle&quot;:&quot;&quot;},{&quot;family&quot;:&quot;Meftah&quot;,&quot;given&quot;:&quot;Said&quot;,&quot;parse-names&quot;:false,&quot;dropping-particle&quot;:&quot;&quot;,&quot;non-dropping-particle&quot;:&quot;&quot;},{&quot;family&quot;:&quot;Ballou&quot;,&quot;given&quot;:&quot;Ibtissam&quot;,&quot;parse-names&quot;:false,&quot;dropping-particle&quot;:&quot;&quot;,&quot;non-dropping-particle&quot;:&quot;&quot;},{&quot;family&quot;:&quot;Bouzid&quot;,&quot;given&quot;:&quot;Taoufiq&quot;,&quot;parse-names&quot;:false,&quot;dropping-particle&quot;:&quot;&quot;,&quot;non-dropping-particle&quot;:&quot;&quot;},{&quot;family&quot;:&quot;Touil&quot;,&quot;given&quot;:&quot;Salah&quot;,&quot;parse-names&quot;:false,&quot;dropping-particle&quot;:&quot;&quot;,&quot;non-dropping-particle&quot;:&quot;&quot;},{&quot;family&quot;:&quot;Abid&quot;,&quot;given&quot;:&quot;Aziza&quot;,&quot;parse-names&quot;:false,&quot;dropping-particle&quot;:&quot;&quot;,&quot;non-dropping-particle&quot;:&quot;&quot;}],&quot;container-title&quot;:&quot;Environmental Science and Pollution Research 2025 32:47&quot;,&quot;accessed&quot;:{&quot;date-parts&quot;:[[2026,3,29]]},&quot;DOI&quot;:&quot;10.1007/s11356-025-37226-1&quot;,&quot;ISSN&quot;:&quot;16147499&quot;,&quot;PMID&quot;:&quot;41261278&quot;,&quot;URL&quot;:&quot;https://link.springer.com/article/10.1007/s11356-025-37226-1&quot;,&quot;issued&quot;:{&quot;date-parts&quot;:[[2025,11,20]]},&quot;page&quot;:&quot;26840-26857&quot;,&quot;abstract&quot;:&quot;The coagulant-flocculant capacity of Opuntia ficus-indica for wastewater treatment has been widely documented, yet its industrial application remains limited due to insufficient research on pre-industrialization factors. This study investigates the critical aspect of raw material storage by examining cladodes stored under three conditions: open-air (12.7&amp;nbsp;°C average, 28–99% RH), incubator (25&amp;nbsp;°C), and refrigerator (5&amp;nbsp;°C) over 1 month. Results showed significant mass loss variations: open-air samples with double-cut surfaces (S1’ S2’) exhibited the highest mass reduction (87.96%), while single-cut samples (S1 S2) demonstrated optimal preservation (16.34% loss). Controlled environments showed intermediate losses (72.62% at 25&amp;nbsp;°C; 53.73% at 5&amp;nbsp;°C). Compositional analysis revealed polysaccharide degradation in temperature-controlled samples, whereas open-air-stored material maintained structural integrity. Performance testing recorded settling velocities of 3.7&amp;nbsp;cm/min (open-air), 1.6&amp;nbsp;cm/min (incubator), and 2.5&amp;nbsp;cm/min (refrigerator) samples. Mechanistic studies identified that the coagulant-flocculant activity derives from polysaccharide-polyphenol complexes operating through dual mechanisms: (1) charge neutralization of colloidal clay particles and (2) polymer bridging between flocculated particles. These findings provide essential guidelines for optimizing storage conditions to preserve OFI bioactive compounds, facilitating its potential for sustainable wastewater treatment applications.&quot;,&quot;publisher&quot;:&quot;Springer&quot;,&quot;issue&quot;:&quot;47&quot;,&quot;volume&quot;:&quot;32&quot;,&quot;container-title-short&quot;:&quot;&quot;},&quot;isTemporary&quot;:false}]},{&quot;citationID&quot;:&quot;MENDELEY_CITATION_6156a973-b6d6-472e-9adc-3fa66f3c38dd&quot;,&quot;properties&quot;:{&quot;noteIndex&quot;:0},&quot;isEdited&quot;:false,&quot;manualOverride&quot;:{&quot;isManuallyOverridden&quot;:false,&quot;citeprocText&quot;:&quot;(Kotb et al., 2025; Teferi &amp;#38; Kassa, 2025)&quot;,&quot;manualOverrideText&quot;:&quot;&quot;},&quot;citationTag&quot;:&quot;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&quot;,&quot;citationItems&quot;:[{&quot;id&quot;:&quot;d5cff352-355f-3623-9e6d-027ac3036a9e&quot;,&quot;itemData&quot;:{&quot;type&quot;:&quot;article-journal&quot;,&quot;id&quot;:&quot;d5cff352-355f-3623-9e6d-027ac3036a9e&quot;,&quot;title&quot;:&quot;Eco-friendly solutions: a comprehensive review of natural coagulants for sustainable water treatment&quot;,&quot;author&quot;:[{&quot;family&quot;:&quot;Kotb&quot;,&quot;given&quot;:&quot;Sayed&quot;,&quot;parse-names&quot;:false,&quot;dropping-particle&quot;:&quot;&quot;,&quot;non-dropping-particle&quot;:&quot;&quot;},{&quot;family&quot;:&quot;Moaz&quot;,&quot;given&quot;:&quot;Ali ·&quot;,&quot;parse-names&quot;:false,&quot;dropping-particle&quot;:&quot;&quot;,&quot;non-dropping-particle&quot;:&quot;&quot;},{&quot;family&quot;:&quot;Abdou&quot;,&quot;given&quot;:&quot;M&quot;,&quot;parse-names&quot;:false,&quot;dropping-particle&quot;:&quot;&quot;,&quot;non-dropping-particle&quot;:&quot;&quot;},{&quot;family&quot;:&quot;Mostafa&quot;,&quot;given&quot;:&quot;·&quot;,&quot;parse-names&quot;:false,&quot;dropping-particle&quot;:&quot;&quot;,&quot;non-dropping-particle&quot;:&quot;&quot;},{&quot;family&quot;:&quot;Emara&quot;,&quot;given&quot;:&quot;M&quot;,&quot;parse-names&quot;:false,&quot;dropping-particle&quot;:&quot;&quot;,&quot;non-dropping-particle&quot;:&quot;&quot;},{&quot;family&quot;:&quot;Rabie&quot;,&quot;given&quot;:&quot;·&quot;,&quot;parse-names&quot;:false,&quot;dropping-particle&quot;:&quot;&quot;,&quot;non-dropping-particle&quot;:&quot;&quot;},{&quot;family&quot;:&quot;Farag&quot;,&quot;given&quot;:&quot;Saad&quot;,&quot;parse-names&quot;:false,&quot;dropping-particle&quot;:&quot;&quot;,&quot;non-dropping-particle&quot;:&quot;&quot;},{&quot;family&quot;:&quot;Mubarak&quot;,&quot;given&quot;:&quot;Mahmoud F&quot;,&quot;parse-names&quot;:false,&quot;dropping-particle&quot;:&quot;&quot;,&quot;non-dropping-particle&quot;:&quot;&quot;},{&quot;family&quot;:&quot;Ali&quot;,&quot;given&quot;:&quot;S K&quot;,&quot;parse-names&quot;:false,&quot;dropping-particle&quot;:&quot;&quot;,&quot;non-dropping-particle&quot;:&quot;&quot;},{&quot;family&quot;:&quot;Emara&quot;,&quot;given&quot;:&quot;M M&quot;,&quot;parse-names&quot;:false,&quot;dropping-particle&quot;:&quot;&quot;,&quot;non-dropping-particle&quot;:&quot;&quot;},{&quot;family&quot;:&quot;Farag&quot;,&quot;given&quot;:&quot;· R S&quot;,&quot;parse-names&quot;:false,&quot;dropping-particle&quot;:&quot;&quot;,&quot;non-dropping-particle&quot;:&quot;&quot;},{&quot;family&quot;:&quot;Farag&quot;,&quot;given&quot;:&quot;R S&quot;,&quot;parse-names&quot;:false,&quot;dropping-particle&quot;:&quot;&quot;,&quot;non-dropping-particle&quot;:&quot;&quot;},{&quot;family&quot;:&quot;Abdou&quot;,&quot;given&quot;:&quot;M M&quot;,&quot;parse-names&quot;:false,&quot;dropping-particle&quot;:&quot;&quot;,&quot;non-dropping-particle&quot;:&quot;&quot;},{&quot;family&quot;:&quot;Mubarak&quot;,&quot;given&quot;:&quot;· M F&quot;,&quot;parse-names&quot;:false,&quot;dropping-particle&quot;:&quot;&quot;,&quot;non-dropping-particle&quot;:&quot;&quot;}],&quot;container-title&quot;:&quot;Environmental Geochemistry and Health 2025 47:12&quot;,&quot;accessed&quot;:{&quot;date-parts&quot;:[[2026,3,29]]},&quot;DOI&quot;:&quot;10.1007/s10653-025-02803-3&quot;,&quot;ISBN&quot;:&quot;0123456789&quot;,&quot;ISSN&quot;:&quot;15732983&quot;,&quot;PMID&quot;:&quot;41168464&quot;,&quot;URL&quot;:&quot;https://link.springer.com/article/10.1007/s10653-025-02803-3&quot;,&quot;issued&quot;:{&quot;date-parts&quot;:[[2025,10,31]]},&quot;page&quot;:&quot;535-&quot;,&quot;abstract&quot;:&quot;Water pollution and scarcity are escalating global challenges that necessitate the development of sustainable water treatment technologies. Coagulation-flocculation, a crucial method for water purification, has traditionally relied on chemical coagulants such as alum and ferric chloride. However, these chemical treatments are associated with significant drawbacks, including the generation of toxic sludge, disruption of water pH, high operational costs, and adverse environmental impacts. In response to these issues, natural coagulants derived from plants, animals, and microorganisms have emerged as promising eco-friendly alternatives. This review explores the mechanisms, applications, and environmental advantages of natural coagulants in water treatment. Studies demonstrate their effectiveness in removing turbidity, heavy metals, pathogens, and other pollutants from both surface and synthetic wastewater. Compared to chemical coagulants, natural alternatives produce less sludge, are less toxic, and offer a more sustainable and environmentally friendly solution to water treatment. However, challenges persist, particularly in terms of scalability, standardization, and cost-effectiveness. The performance of natural coagulants can vary depending on geographical origin, and the lack of standardized extraction methods hinders their large-scale application. Future research should focus on optimizing extraction processes, addressing scalability issues, and exploring hybrid systems that combine the benefits of both natural and chemical coagulants. The continued development of natural coagulants holds great promise for creating more sustainable, cost-effective, and environmentally friendly water treatment solutions.&quot;,&quot;publisher&quot;:&quot;Springer&quot;,&quot;issue&quot;:&quot;12&quot;,&quot;volume&quot;:&quot;47&quot;,&quot;container-title-short&quot;:&quot;&quot;},&quot;isTemporary&quot;:false},{&quot;id&quot;:&quot;684638d2-cdbf-3908-9ab0-3365ee235bc2&quot;,&quot;itemData&quot;:{&quot;type&quot;:&quot;article-journal&quot;,&quot;id&quot;:&quot;684638d2-cdbf-3908-9ab0-3365ee235bc2&quot;,&quot;title&quot;:&quot;Cactus-Based Biopolymers: A Review on Sustainable Innovations in Edible Packaging, UV Protection, Antioxidant Films, and Industrial Applications&quot;,&quot;author&quot;:[{&quot;family&quot;:&quot;Teferi&quot;,&quot;given&quot;:&quot;Desye Alemu&quot;,&quot;parse-names&quot;:false,&quot;dropping-particle&quot;:&quot;&quot;,&quot;non-dropping-particle&quot;:&quot;&quot;},{&quot;family&quot;:&quot;Kassa&quot;,&quot;given&quot;:&quot;Messenbet Geremew&quot;,&quot;parse-names&quot;:false,&quot;dropping-particle&quot;:&quot;&quot;,&quot;non-dropping-particle&quot;:&quot;&quot;}],&quot;container-title&quot;:&quot;Food Science and Nutrition&quot;,&quot;container-title-short&quot;:&quot;Food Sci. Nutr.&quot;,&quot;accessed&quot;:{&quot;date-parts&quot;:[[2026,3,29]]},&quot;DOI&quot;:&quot;10.1002/fsn3.71163&quot;,&quot;ISSN&quot;:&quot;20487177&quot;,&quot;URL&quot;:&quot;/doi/pdf/10.1002/fsn3.71163&quot;,&quot;issued&quot;:{&quot;date-parts&quot;:[[2025,12,1]]},&quot;page&quot;:&quot;e71163&quot;,&quot;abstract&quot;:&quot;Cactus mucilage, particularly from Opuntia ficus-indica, has attracted increasing scientific and industrial interest due to its unique physicochemical, structural, and functional properties. It is a heteropolysaccharide matrix enriched with uronic acids and bioactive compounds, providing high water-binding capacity, gelling ability, pseudoplastic flow behavior, and notable film-forming potential. These characteristics make mucilage versatile for applications in food, nutrition, and sustainable materials, although its performance remains sensitive to pH, temperature, and ionic strength. In food science and human health, cactus mucilage demonstrates safety and bioactivity. Clinical and preclinical evidence support the tolerability of daily intakes of up to 5 g of dehydrated nopal powder, while traditional diets indicate even higher safe levels. Functionally, mucilage contributes to food preservation by enhancing barriers against moisture, oxygen, and microbial contamination. Mucilage-based films prolong shelf life through UV-blocking and antimicrobial effects, and their functionality can be further enhanced by incorporating antioxidants, probiotics, or other natural additives. Beyond food, cactus mucilage shows promise as a biodegradable substitute for petroleum-based plastics, aligning with sustainability initiatives. Its film-forming, UV-blocking, and antioxidant properties support the development of active packaging systems, while blending with other biopolymers improves strength and flexibility. Broader industrial applications include water purification through heavy metal removal, oil spill remediation, and enhancing durability and corrosion resistance in construction materials. Despite this potential, commercialization faces challenges including compositional variability, lack of standardized extraction methods, optimization of mechanical performance, and issues of scalability. In regions such as Ethiopia, valorization of cactus mucilage offers an opportunity to reduce plastic dependence, foster local industries, and create new economic opportunities. Globally, cactus-based biopolymers contribute to Sustainable Development Goals on responsible consumption (SDG 12), climate action (SDG 13), and health (SDG 3). Continued research on safety, standardization, and cost-effective production will be vital to fully realize its potential.&quot;,&quot;publisher&quot;:&quot;John Wiley and Sons Inc&quot;,&quot;issue&quot;:&quot;12&quot;,&quot;volume&quot;:&quot;13&quot;},&quot;isTemporary&quot;:false}]},{&quot;citationID&quot;:&quot;MENDELEY_CITATION_1d0689a0-fd44-4373-b9c1-381ae859650d&quot;,&quot;properties&quot;:{&quot;noteIndex&quot;:0},&quot;isEdited&quot;:false,&quot;manualOverride&quot;:{&quot;isManuallyOverridden&quot;:false,&quot;citeprocText&quot;:&quot;(Choque-Quispe et al., 2026)&quot;,&quot;manualOverrideText&quot;:&quot;&quot;},&quot;citationTag&quot;:&quot;MENDELEY_CITATION_v3_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&quot;,&quot;citationItems&quot;:[{&quot;id&quot;:&quot;ec49a3ca-720b-3eb2-8249-84137ddbd110&quot;,&quot;itemData&quot;:{&quot;type&quot;:&quot;article-journal&quot;,&quot;id&quot;:&quot;ec49a3ca-720b-3eb2-8249-84137ddbd110&quot;,&quot;title&quot;:&quot;Application of Nostoc sphaericum and Opuntia ficus-indica Mucilage in the Coagulation–Flocculation Process of Sanitary Landfill Leachate: An Optimization Study&quot;,&quot;author&quot;:[{&quot;family&quot;:&quot;Choque-Quispe&quot;,&quot;given&quot;:&quot;Yudith&quot;,&quot;parse-names&quot;:false,&quot;dropping-particle&quot;:&quot;&quot;,&quot;non-dropping-particle&quot;:&quot;&quot;},{&quot;family&quot;:&quot;Solano-Reynoso&quot;,&quot;given&quot;:&quot;Aydeé M.&quot;,&quot;parse-names&quot;:false,&quot;dropping-particle&quot;:&quot;&quot;,&quot;non-dropping-particle&quot;:&quot;&quot;},{&quot;family&quot;:&quot;Dueñas-Valcarcel&quot;,&quot;given&quot;:&quot;Carlos Eduardo&quot;,&quot;parse-names&quot;:false,&quot;dropping-particle&quot;:&quot;&quot;,&quot;non-dropping-particle&quot;:&quot;&quot;},{&quot;family&quot;:&quot;Arostegui-Leon&quot;,&quot;given&quot;:&quot;Edwar&quot;,&quot;parse-names&quot;:false,&quot;dropping-particle&quot;:&quot;&quot;,&quot;non-dropping-particle&quot;:&quot;&quot;},{&quot;family&quot;:&quot;Rodriguez-Cardenas&quot;,&quot;given&quot;:&quot;Liliana&quot;,&quot;parse-names&quot;:false,&quot;dropping-particle&quot;:&quot;&quot;,&quot;non-dropping-particle&quot;:&quot;&quot;},{&quot;family&quot;:&quot;Choque-Quispe&quot;,&quot;given&quot;:&quot;David&quot;,&quot;parse-names&quot;:false,&quot;dropping-particle&quot;:&quot;&quot;,&quot;non-dropping-particle&quot;:&quot;&quot;}],&quot;container-title&quot;:&quot;Polymers&quot;,&quot;container-title-short&quot;:&quot;Polymers (Basel).&quot;,&quot;accessed&quot;:{&quot;date-parts&quot;:[[2026,3,30]]},&quot;DOI&quot;:&quot;10.3390/POLYM18040474/S1&quot;,&quot;ISSN&quot;:&quot;20734360&quot;,&quot;URL&quot;:&quot;https://www.mdpi.com/2073-4360/18/4/474/htm&quot;,&quot;issued&quot;:{&quot;date-parts&quot;:[[2026,2,1]]},&quot;page&quot;:&quot;474&quot;,&quot;abstract&quot;:&quot;Leachates generated in sanitary landfills are a mixture of contaminants harmful to adjacent ecosystems. Coagulation and flocculation are common treatment methods; however, their efficiency depends on the type of coagulant–flocculant and the operating conditions. This study addressed leachate treatment using two natural biocoagulants, Nostoc sphaericum (CNS) and Opuntia ficus-indica mucilage (CMN), in combination with aluminum sulfate (CSA). Optimization was performed using response surface methodology, employing a Box–Behnken design with five factors, namely CNS, CMN, and CSA doses, as well as agitation time and agitation speed, evaluated at three levels, on turbidity reduction. Fourier transform infrared spectroscopy (FTIR) showed that the biocoagulants possess anionic surfaces with carboxyl and hydroxyl groups. The particle size of CNS exhibited a bimodal distribution with a zeta potential of −28.74 mV, while CMN showed a unimodal distribution with a zeta potential of −21.95 mV. Under optimal conditions (88.97 mg/L CNS, 105.60 mg/L CMN, 9.13 mg/L CSA, a mixing time of 25.96 min, and an agitation speed of 24.21 rpm), a turbidity reduction to 48.15 NTU was predicted. During the experimental validation of these optimal conditions, turbidity was reduced to 49.02 NTU, achieving a removal efficiency of 70%. Total organic carbon (TOC) was reduced by 65%, and metals such as arsenic were reduced by 56%. Reductions in phosphates and Biochemical Oxygen Demand (BOD5) were moderate, while the removal of Chemical Oxygen Demand (COD), surfactants, and ammoniacal nitrogen was limited. These results indicate that the combination of CNS and CMN is a viable alternative for leachate pretreatment.&quot;,&quot;publisher&quot;:&quot;Multidisciplinary Digital Publishing Institute (MDPI)&quot;,&quot;issue&quot;:&quot;4&quot;,&quot;volume&quot;:&quot;18&quot;},&quot;isTemporary&quot;:false}]},{&quot;citationID&quot;:&quot;MENDELEY_CITATION_2146ecd3-4b6a-4ce4-b241-83e91261f35e&quot;,&quot;properties&quot;:{&quot;noteIndex&quot;:0},&quot;isEdited&quot;:false,&quot;manualOverride&quot;:{&quot;isManuallyOverridden&quot;:true,&quot;citeprocText&quot;:&quot;(El-taweel et al., 2023a; Moussouni et al., 2026)&quot;,&quot;manualOverrideText&quot;:&quot;(El-taweel et al., 2023; Moussouni et al., 2026)&quot;},&quot;citationTag&quot;:&quot;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&quot;,&quot;citationItems&quot;:[{&quot;id&quot;:&quot;f224160e-96e9-3b02-a687-8f7d3eb5a5aa&quot;,&quot;itemData&quot;:{&quot;type&quot;:&quot;article-journal&quot;,&quot;id&quot;:&quot;f224160e-96e9-3b02-a687-8f7d3eb5a5aa&quot;,&quot;title&quot;:&quot;A review of coagulation explaining its definition, mechanism, coagulant types, and optimization models; RSM, and ANN&quot;,&quot;author&quot;:[{&quot;family&quot;:&quot;El-taweel&quot;,&quot;given&quot;:&quot;Reem M&quot;,&quot;parse-names&quot;:false,&quot;dropping-particle&quot;:&quot;&quot;,&quot;non-dropping-particle&quot;:&quot;&quot;},{&quot;family&quot;:&quot;Mohamed&quot;,&quot;given&quot;:&quot;Nora&quot;,&quot;parse-names&quot;:false,&quot;dropping-particle&quot;:&quot;&quot;,&quot;non-dropping-particle&quot;:&quot;&quot;},{&quot;family&quot;:&quot;Alrefaey&quot;,&quot;given&quot;:&quot;Khlood A&quot;,&quot;parse-names&quot;:false,&quot;dropping-particle&quot;:&quot;&quot;,&quot;non-dropping-particle&quot;:&quot;&quot;},{&quot;family&quot;:&quot;Husien&quot;,&quot;given&quot;:&quot;Sh&quot;,&quot;parse-names&quot;:false,&quot;dropping-particle&quot;:&quot;&quot;,&quot;non-dropping-particle&quot;:&quot;&quot;},{&quot;family&quot;:&quot;Abdel-Aziz&quot;,&quot;given&quot;:&quot;A B&quot;,&quot;parse-names&quot;:false,&quot;dropping-particle&quot;:&quot;&quot;,&quot;non-dropping-particle&quot;:&quot;&quot;},{&quot;family&quot;:&quot;Salim&quot;,&quot;given&quot;:&quot;Alyaa I&quot;,&quot;parse-names&quot;:false,&quot;dropping-particle&quot;:&quot;&quot;,&quot;non-dropping-particle&quot;:&quot;&quot;},{&quot;family&quot;:&quot;Mostafa&quot;,&quot;given&quot;:&quot;Nagwan G&quot;,&quot;parse-names&quot;:false,&quot;dropping-particle&quot;:&quot;&quot;,&quot;non-dropping-particle&quot;:&quot;&quot;},{&quot;family&quot;:&quot;Said&quot;,&quot;given&quot;:&quot;Lobna A&quot;,&quot;parse-names&quot;:false,&quot;dropping-particle&quot;:&quot;&quot;,&quot;non-dropping-particle&quot;:&quot;&quot;},{&quot;family&quot;:&quot;Fahim&quot;,&quot;given&quot;:&quot;Irene Samy&quot;,&quot;parse-names&quot;:false,&quot;dropping-particle&quot;:&quot;&quot;,&quot;non-dropping-particle&quot;:&quot;&quot;},{&quot;family&quot;:&quot;Radwan&quot;,&quot;given&quot;:&quot;Ahmed G&quot;,&quot;parse-names&quot;:false,&quot;dropping-particle&quot;:&quot;&quot;,&quot;non-dropping-particle&quot;:&quot;&quot;}],&quot;container-title&quot;:&quot;Current Research in Green and Sustainable Chemistry&quot;,&quot;DOI&quot;:&quot;https://doi.org/10.1016/j.crgsc.2023.100358&quot;,&quot;ISSN&quot;:&quot;2666-0865&quot;,&quot;URL&quot;:&quot;https://www.sciencedirect.com/science/article/pii/S2666086523000048&quot;,&quot;issued&quot;:{&quot;date-parts&quot;:[[2023]]},&quot;page&quot;:&quot;100358&quot;,&quot;abstract&quot;:&quot;The textile business is one of the most hazardous industries since it produces several chemicals, such as dyes, which are released into water streams with ef-fluents. For the survival of the planet's life and the advancement of humanity, water is a crucial resource. One of the anthropogenic activities that pollute and consume water is the textile industry. Thus, the purpose of the current effort is to Apply coagulation as a Physico-chemical and biological treatment strat-egy with different techniques and mechanisms to treat the effluent streams of textile industries. The discharge of these effluents has a negative impact on the environment, marine life, and human health. Therefore, the treatment of these effluents before discharging is an important matter to reduce their adverse ef-fect. Many physico-chemical and biological treatment strategies for contaminants removal from polluted wastewater have been proposed. Coagulation is thought to be one of the most promising physico-chemical strategies for removing con-taminants and colouring pollutants from contaminated water. Coagulation is accompanied by a floculation process to aid precipitation, as well as the collection of the created sludge following the treatment phase.. Different commercial, and natural coagulants have been applied as a coagulants in the process of coagulation. Additionally, many factors such as; pH, coagulant dose, pollu-tants concentration are optimized to obtain high coagulants removal capacity. This review will discuss the coagulation process, coagulant types and aids in addition to the factors affecting the coagulation process. Additionally, a brief comparison between the coagulation process, and the other processes; princi-ple, advantages, disadvantages, and their efficiency were discussed throgh the review. Furthermore, it discusses the models and optimization techniques used for the coagulation process including response surface methodology (RSM), ar-tificial neural network (ANN), and several metaheuristic algorithms combined with ANN and RSM for optimization in previous work. The ANN model has more accurate results than RSM. The ANN combined with genetic algorithm gives an accurate predicted optimum solution.&quot;,&quot;volume&quot;:&quot;6&quot;,&quot;container-title-short&quot;:&quot;&quot;},&quot;isTemporary&quot;:false},{&quot;id&quot;:&quot;3e3c214f-d693-36ff-809e-39fc48f2d90d&quot;,&quot;itemData&quot;:{&quot;type&quot;:&quot;article-journal&quot;,&quot;id&quot;:&quot;3e3c214f-d693-36ff-809e-39fc48f2d90d&quot;,&quot;title&quot;:&quot;Ensemble learning-driven optimization of coagulant dosing for drinking water treatment plants using a scalable framework for smart and sustainable process control&quot;,&quot;author&quot;:[{&quot;family&quot;:&quot;Moussouni&quot;,&quot;given&quot;:&quot;Abderzak&quot;,&quot;parse-names&quot;:false,&quot;dropping-particle&quot;:&quot;&quot;,&quot;non-dropping-particle&quot;:&quot;&quot;},{&quot;family&quot;:&quot;Zeghmar&quot;,&quot;given&quot;:&quot;Amer&quot;,&quot;parse-names&quot;:false,&quot;dropping-particle&quot;:&quot;&quot;,&quot;non-dropping-particle&quot;:&quot;&quot;},{&quot;family&quot;:&quot;Benchaiba&quot;,&quot;given&quot;:&quot;Leila&quot;,&quot;parse-names&quot;:false,&quot;dropping-particle&quot;:&quot;&quot;,&quot;non-dropping-particle&quot;:&quot;&quot;},{&quot;family&quot;:&quot;Maaliou&quot;,&quot;given&quot;:&quot;Aziz&quot;,&quot;parse-names&quot;:false,&quot;dropping-particle&quot;:&quot;&quot;,&quot;non-dropping-particle&quot;:&quot;&quot;},{&quot;family&quot;:&quot;Spalevic&quot;,&quot;given&quot;:&quot;Velibor&quot;,&quot;parse-names&quot;:false,&quot;dropping-particle&quot;:&quot;&quot;,&quot;non-dropping-particle&quot;:&quot;&quot;},{&quot;family&quot;:&quot;Jaufer&quot;,&quot;given&quot;:&quot;Lizny&quot;,&quot;parse-names&quot;:false,&quot;dropping-particle&quot;:&quot;&quot;,&quot;non-dropping-particle&quot;:&quot;&quot;},{&quot;family&quot;:&quot;Ksibi&quot;,&quot;given&quot;:&quot;Mohamed&quot;,&quot;parse-names&quot;:false,&quot;dropping-particle&quot;:&quot;&quot;,&quot;non-dropping-particle&quot;:&quot;&quot;},{&quot;family&quot;:&quot;Helfer&quot;,&quot;given&quot;:&quot;Fernanda&quot;,&quot;parse-names&quot;:false,&quot;dropping-particle&quot;:&quot;&quot;,&quot;non-dropping-particle&quot;:&quot;&quot;},{&quot;family&quot;:&quot;Kader&quot;,&quot;given&quot;:&quot;Shuraik&quot;,&quot;parse-names&quot;:false,&quot;dropping-particle&quot;:&quot;&quot;,&quot;non-dropping-particle&quot;:&quot;&quot;}],&quot;container-title&quot;:&quot;Environmental Research&quot;,&quot;accessed&quot;:{&quot;date-parts&quot;:[[2026,10,6]]},&quot;DOI&quot;:&quot;10.1016/J.ENVRES.2025.123229&quot;,&quot;ISSN&quot;:&quot;0013-9351&quot;,&quot;PMID&quot;:&quot;41161365&quot;,&quot;URL&quot;:&quot;https://www.sciencedirect.com/science/article/pii/S001393512502482X&quot;,&quot;issued&quot;:{&quot;date-parts&quot;:[[2026,1,1]]},&quot;page&quot;:&quot;123229&quot;,&quot;abstract&quot;:&quot;Coagulation and flocculation remain foundational in drinking water treatment plants (DWTPs) worldwide. Determining optimal coagulant dosage remains a persistent challenge due to raw water variability and reliance on conventional jar tests, labor-intensive, time-consuming methods, and being prone to operational inefficiencies. This study introduces a novel machine learning (ML) based framework leveraging tree-based ensemble models to predict coagulant dosing with high precision, offering a transformative alternative to empirical approaches. Seven algorithms, Random Forest (RF), ExtraTree, REPTree, and M5P (M5 Prime) Tree, RF-Extra Tree, RF-REPTree, RF-M5P Tree, were systematically evaluated using real-world operational data, incorporating five key water quality parameters: turbidity (Tb), Electric conductivity (EC), pH, temperature, and dissolved oxygen (DO). The performance of the proposed models was assessed based on Root Mean Square Error (RMSE), Nash-Sutcliffe Efficiency (NSE), Kling-Gupta Efficiency (KGE), Willmott's index of agreement (WI), and the coefficient of determination (R2) values. Among the models, the RF-Extra Tree model exhibited superior predictability (RMSE = 0.515, MAE = 0.329, NSE = 0.9850, WI = 0.996, KGE = 0.969 and R2 = 0.985), significantly outperforming traditional heuristics and other models. The RF algorithm also demonstrated robust results (RMSE = 0.807, MAE = 0.586, NSE = 0.963, WI = 0.99, KGE = 0.899, and R2 = 0.963), highlighting its potential for deployment in dynamic, data-driven treatment environments. This research not only underscores the capacity of ensemble learning to model the complex, non-linear relationships inherent in water treatment but also provides a scalable decision-support tool capable of enhancing treatment consistency, reducing chemical use, and optimizing operational efficiency across diverse geographic and climatic conditions. The proposed methodology holds global relevance for advancing smart water treatment infrastructure, offering both environmental and economic benefits to utilities and stakeholders.&quot;,&quot;publisher&quot;:&quot;Academic Press&quot;,&quot;volume&quot;:&quot;288&quot;,&quot;container-title-short&quot;:&quot;Environ. Res.&quot;},&quot;isTemporary&quot;:false}]},{&quot;citationID&quot;:&quot;MENDELEY_CITATION_68dc77ae-bbdc-4f46-b344-1799ee9a501f&quot;,&quot;properties&quot;:{&quot;noteIndex&quot;:0},&quot;isEdited&quot;:false,&quot;manualOverride&quot;:{&quot;isManuallyOverridden&quot;:false,&quot;citeprocText&quot;:&quot;(Meftah et al., 2025)&quot;,&quot;manualOverrideText&quot;:&quot;&quot;},&quot;citationTag&quot;:&quot;MENDELEY_CITATION_v3_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&quot;,&quot;citationItems&quot;:[{&quot;id&quot;:&quot;6219215e-cd87-3fed-b36c-5adaf3e32ed9&quot;,&quot;itemData&quot;:{&quot;type&quot;:&quot;article-journal&quot;,&quot;id&quot;:&quot;6219215e-cd87-3fed-b36c-5adaf3e32ed9&quot;,&quot;title&quot;:&quot;Impact of storage conditions of Opuntia ficus-indica pieces on plant quality, powder composition, and extracted bioflocculant efficiency&quot;,&quot;author&quot;:[{&quot;family&quot;:&quot;Meftah&quot;,&quot;given&quot;:&quot;Khadija&quot;,&quot;parse-names&quot;:false,&quot;dropping-particle&quot;:&quot;&quot;,&quot;non-dropping-particle&quot;:&quot;&quot;},{&quot;family&quot;:&quot;Meftah&quot;,&quot;given&quot;:&quot;Said&quot;,&quot;parse-names&quot;:false,&quot;dropping-particle&quot;:&quot;&quot;,&quot;non-dropping-particle&quot;:&quot;&quot;},{&quot;family&quot;:&quot;Ballou&quot;,&quot;given&quot;:&quot;Ibtissam&quot;,&quot;parse-names&quot;:false,&quot;dropping-particle&quot;:&quot;&quot;,&quot;non-dropping-particle&quot;:&quot;&quot;},{&quot;family&quot;:&quot;Bouzid&quot;,&quot;given&quot;:&quot;Taoufiq&quot;,&quot;parse-names&quot;:false,&quot;dropping-particle&quot;:&quot;&quot;,&quot;non-dropping-particle&quot;:&quot;&quot;},{&quot;family&quot;:&quot;Touil&quot;,&quot;given&quot;:&quot;Salah&quot;,&quot;parse-names&quot;:false,&quot;dropping-particle&quot;:&quot;&quot;,&quot;non-dropping-particle&quot;:&quot;&quot;},{&quot;family&quot;:&quot;Abid&quot;,&quot;given&quot;:&quot;Aziza&quot;,&quot;parse-names&quot;:false,&quot;dropping-particle&quot;:&quot;&quot;,&quot;non-dropping-particle&quot;:&quot;&quot;}],&quot;container-title&quot;:&quot;Environmental Science and Pollution Research 2025 32:47&quot;,&quot;accessed&quot;:{&quot;date-parts&quot;:[[2026,3,29]]},&quot;DOI&quot;:&quot;10.1007/s11356-025-37226-1&quot;,&quot;ISSN&quot;:&quot;16147499&quot;,&quot;PMID&quot;:&quot;41261278&quot;,&quot;URL&quot;:&quot;https://link.springer.com/article/10.1007/s11356-025-37226-1&quot;,&quot;issued&quot;:{&quot;date-parts&quot;:[[2025,11,20]]},&quot;page&quot;:&quot;26840-26857&quot;,&quot;abstract&quot;:&quot;The coagulant-flocculant capacity of Opuntia ficus-indica for wastewater treatment has been widely documented, yet its industrial application remains limited due to insufficient research on pre-industrialization factors. This study investigates the critical aspect of raw material storage by examining cladodes stored under three conditions: open-air (12.7&amp;nbsp;°C average, 28–99% RH), incubator (25&amp;nbsp;°C), and refrigerator (5&amp;nbsp;°C) over 1 month. Results showed significant mass loss variations: open-air samples with double-cut surfaces (S1’ S2’) exhibited the highest mass reduction (87.96%), while single-cut samples (S1 S2) demonstrated optimal preservation (16.34% loss). Controlled environments showed intermediate losses (72.62% at 25&amp;nbsp;°C; 53.73% at 5&amp;nbsp;°C). Compositional analysis revealed polysaccharide degradation in temperature-controlled samples, whereas open-air-stored material maintained structural integrity. Performance testing recorded settling velocities of 3.7&amp;nbsp;cm/min (open-air), 1.6&amp;nbsp;cm/min (incubator), and 2.5&amp;nbsp;cm/min (refrigerator) samples. Mechanistic studies identified that the coagulant-flocculant activity derives from polysaccharide-polyphenol complexes operating through dual mechanisms: (1) charge neutralization of colloidal clay particles and (2) polymer bridging between flocculated particles. These findings provide essential guidelines for optimizing storage conditions to preserve OFI bioactive compounds, facilitating its potential for sustainable wastewater treatment applications.&quot;,&quot;publisher&quot;:&quot;Springer&quot;,&quot;issue&quot;:&quot;47&quot;,&quot;volume&quot;:&quot;32&quot;,&quot;container-title-short&quot;:&quot;&quot;},&quot;isTemporary&quot;:false}]},{&quot;citationID&quot;:&quot;MENDELEY_CITATION_6e43c46d-6c2b-4d11-8c24-b619d837254c&quot;,&quot;properties&quot;:{&quot;noteIndex&quot;:0},&quot;isEdited&quot;:false,&quot;manualOverride&quot;:{&quot;isManuallyOverridden&quot;:false,&quot;citeprocText&quot;:&quot;(Kotb et al., 2025; Teferi &amp;#38; Kassa, 2025)&quot;,&quot;manualOverrideText&quot;:&quot;&quot;},&quot;citationTag&quot;:&quot;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&quot;,&quot;citationItems&quot;:[{&quot;id&quot;:&quot;d5cff352-355f-3623-9e6d-027ac3036a9e&quot;,&quot;itemData&quot;:{&quot;type&quot;:&quot;article-journal&quot;,&quot;id&quot;:&quot;d5cff352-355f-3623-9e6d-027ac3036a9e&quot;,&quot;title&quot;:&quot;Eco-friendly solutions: a comprehensive review of natural coagulants for sustainable water treatment&quot;,&quot;author&quot;:[{&quot;family&quot;:&quot;Kotb&quot;,&quot;given&quot;:&quot;Sayed&quot;,&quot;parse-names&quot;:false,&quot;dropping-particle&quot;:&quot;&quot;,&quot;non-dropping-particle&quot;:&quot;&quot;},{&quot;family&quot;:&quot;Moaz&quot;,&quot;given&quot;:&quot;Ali ·&quot;,&quot;parse-names&quot;:false,&quot;dropping-particle&quot;:&quot;&quot;,&quot;non-dropping-particle&quot;:&quot;&quot;},{&quot;family&quot;:&quot;Abdou&quot;,&quot;given&quot;:&quot;M&quot;,&quot;parse-names&quot;:false,&quot;dropping-particle&quot;:&quot;&quot;,&quot;non-dropping-particle&quot;:&quot;&quot;},{&quot;family&quot;:&quot;Mostafa&quot;,&quot;given&quot;:&quot;·&quot;,&quot;parse-names&quot;:false,&quot;dropping-particle&quot;:&quot;&quot;,&quot;non-dropping-particle&quot;:&quot;&quot;},{&quot;family&quot;:&quot;Emara&quot;,&quot;given&quot;:&quot;M&quot;,&quot;parse-names&quot;:false,&quot;dropping-particle&quot;:&quot;&quot;,&quot;non-dropping-particle&quot;:&quot;&quot;},{&quot;family&quot;:&quot;Rabie&quot;,&quot;given&quot;:&quot;·&quot;,&quot;parse-names&quot;:false,&quot;dropping-particle&quot;:&quot;&quot;,&quot;non-dropping-particle&quot;:&quot;&quot;},{&quot;family&quot;:&quot;Farag&quot;,&quot;given&quot;:&quot;Saad&quot;,&quot;parse-names&quot;:false,&quot;dropping-particle&quot;:&quot;&quot;,&quot;non-dropping-particle&quot;:&quot;&quot;},{&quot;family&quot;:&quot;Mubarak&quot;,&quot;given&quot;:&quot;Mahmoud F&quot;,&quot;parse-names&quot;:false,&quot;dropping-particle&quot;:&quot;&quot;,&quot;non-dropping-particle&quot;:&quot;&quot;},{&quot;family&quot;:&quot;Ali&quot;,&quot;given&quot;:&quot;S K&quot;,&quot;parse-names&quot;:false,&quot;dropping-particle&quot;:&quot;&quot;,&quot;non-dropping-particle&quot;:&quot;&quot;},{&quot;family&quot;:&quot;Emara&quot;,&quot;given&quot;:&quot;M M&quot;,&quot;parse-names&quot;:false,&quot;dropping-particle&quot;:&quot;&quot;,&quot;non-dropping-particle&quot;:&quot;&quot;},{&quot;family&quot;:&quot;Farag&quot;,&quot;given&quot;:&quot;· R S&quot;,&quot;parse-names&quot;:false,&quot;dropping-particle&quot;:&quot;&quot;,&quot;non-dropping-particle&quot;:&quot;&quot;},{&quot;family&quot;:&quot;Farag&quot;,&quot;given&quot;:&quot;R S&quot;,&quot;parse-names&quot;:false,&quot;dropping-particle&quot;:&quot;&quot;,&quot;non-dropping-particle&quot;:&quot;&quot;},{&quot;family&quot;:&quot;Abdou&quot;,&quot;given&quot;:&quot;M M&quot;,&quot;parse-names&quot;:false,&quot;dropping-particle&quot;:&quot;&quot;,&quot;non-dropping-particle&quot;:&quot;&quot;},{&quot;family&quot;:&quot;Mubarak&quot;,&quot;given&quot;:&quot;· M F&quot;,&quot;parse-names&quot;:false,&quot;dropping-particle&quot;:&quot;&quot;,&quot;non-dropping-particle&quot;:&quot;&quot;}],&quot;container-title&quot;:&quot;Environmental Geochemistry and Health 2025 47:12&quot;,&quot;accessed&quot;:{&quot;date-parts&quot;:[[2026,3,29]]},&quot;DOI&quot;:&quot;10.1007/s10653-025-02803-3&quot;,&quot;ISBN&quot;:&quot;0123456789&quot;,&quot;ISSN&quot;:&quot;15732983&quot;,&quot;PMID&quot;:&quot;41168464&quot;,&quot;URL&quot;:&quot;https://link.springer.com/article/10.1007/s10653-025-02803-3&quot;,&quot;issued&quot;:{&quot;date-parts&quot;:[[2025,10,31]]},&quot;page&quot;:&quot;535-&quot;,&quot;abstract&quot;:&quot;Water pollution and scarcity are escalating global challenges that necessitate the development of sustainable water treatment technologies. Coagulation-flocculation, a crucial method for water purification, has traditionally relied on chemical coagulants such as alum and ferric chloride. However, these chemical treatments are associated with significant drawbacks, including the generation of toxic sludge, disruption of water pH, high operational costs, and adverse environmental impacts. In response to these issues, natural coagulants derived from plants, animals, and microorganisms have emerged as promising eco-friendly alternatives. This review explores the mechanisms, applications, and environmental advantages of natural coagulants in water treatment. Studies demonstrate their effectiveness in removing turbidity, heavy metals, pathogens, and other pollutants from both surface and synthetic wastewater. Compared to chemical coagulants, natural alternatives produce less sludge, are less toxic, and offer a more sustainable and environmentally friendly solution to water treatment. However, challenges persist, particularly in terms of scalability, standardization, and cost-effectiveness. The performance of natural coagulants can vary depending on geographical origin, and the lack of standardized extraction methods hinders their large-scale application. Future research should focus on optimizing extraction processes, addressing scalability issues, and exploring hybrid systems that combine the benefits of both natural and chemical coagulants. The continued development of natural coagulants holds great promise for creating more sustainable, cost-effective, and environmentally friendly water treatment solutions.&quot;,&quot;publisher&quot;:&quot;Springer&quot;,&quot;issue&quot;:&quot;12&quot;,&quot;volume&quot;:&quot;47&quot;,&quot;container-title-short&quot;:&quot;&quot;},&quot;isTemporary&quot;:false},{&quot;id&quot;:&quot;684638d2-cdbf-3908-9ab0-3365ee235bc2&quot;,&quot;itemData&quot;:{&quot;type&quot;:&quot;article-journal&quot;,&quot;id&quot;:&quot;684638d2-cdbf-3908-9ab0-3365ee235bc2&quot;,&quot;title&quot;:&quot;Cactus-Based Biopolymers: A Review on Sustainable Innovations in Edible Packaging, UV Protection, Antioxidant Films, and Industrial Applications&quot;,&quot;author&quot;:[{&quot;family&quot;:&quot;Teferi&quot;,&quot;given&quot;:&quot;Desye Alemu&quot;,&quot;parse-names&quot;:false,&quot;dropping-particle&quot;:&quot;&quot;,&quot;non-dropping-particle&quot;:&quot;&quot;},{&quot;family&quot;:&quot;Kassa&quot;,&quot;given&quot;:&quot;Messenbet Geremew&quot;,&quot;parse-names&quot;:false,&quot;dropping-particle&quot;:&quot;&quot;,&quot;non-dropping-particle&quot;:&quot;&quot;}],&quot;container-title&quot;:&quot;Food Science and Nutrition&quot;,&quot;container-title-short&quot;:&quot;Food Sci. Nutr.&quot;,&quot;accessed&quot;:{&quot;date-parts&quot;:[[2026,3,29]]},&quot;DOI&quot;:&quot;10.1002/fsn3.71163&quot;,&quot;ISSN&quot;:&quot;20487177&quot;,&quot;URL&quot;:&quot;/doi/pdf/10.1002/fsn3.71163&quot;,&quot;issued&quot;:{&quot;date-parts&quot;:[[2025,12,1]]},&quot;page&quot;:&quot;e71163&quot;,&quot;abstract&quot;:&quot;Cactus mucilage, particularly from Opuntia ficus-indica, has attracted increasing scientific and industrial interest due to its unique physicochemical, structural, and functional properties. It is a heteropolysaccharide matrix enriched with uronic acids and bioactive compounds, providing high water-binding capacity, gelling ability, pseudoplastic flow behavior, and notable film-forming potential. These characteristics make mucilage versatile for applications in food, nutrition, and sustainable materials, although its performance remains sensitive to pH, temperature, and ionic strength. In food science and human health, cactus mucilage demonstrates safety and bioactivity. Clinical and preclinical evidence support the tolerability of daily intakes of up to 5 g of dehydrated nopal powder, while traditional diets indicate even higher safe levels. Functionally, mucilage contributes to food preservation by enhancing barriers against moisture, oxygen, and microbial contamination. Mucilage-based films prolong shelf life through UV-blocking and antimicrobial effects, and their functionality can be further enhanced by incorporating antioxidants, probiotics, or other natural additives. Beyond food, cactus mucilage shows promise as a biodegradable substitute for petroleum-based plastics, aligning with sustainability initiatives. Its film-forming, UV-blocking, and antioxidant properties support the development of active packaging systems, while blending with other biopolymers improves strength and flexibility. Broader industrial applications include water purification through heavy metal removal, oil spill remediation, and enhancing durability and corrosion resistance in construction materials. Despite this potential, commercialization faces challenges including compositional variability, lack of standardized extraction methods, optimization of mechanical performance, and issues of scalability. In regions such as Ethiopia, valorization of cactus mucilage offers an opportunity to reduce plastic dependence, foster local industries, and create new economic opportunities. Globally, cactus-based biopolymers contribute to Sustainable Development Goals on responsible consumption (SDG 12), climate action (SDG 13), and health (SDG 3). Continued research on safety, standardization, and cost-effective production will be vital to fully realize its potential.&quot;,&quot;publisher&quot;:&quot;John Wiley and Sons Inc&quot;,&quot;issue&quot;:&quot;12&quot;,&quot;volume&quot;:&quot;13&quot;},&quot;isTemporary&quot;:false}]},{&quot;citationID&quot;:&quot;MENDELEY_CITATION_5e0946f6-ca83-4970-af9b-266cb7cae3a5&quot;,&quot;properties&quot;:{&quot;noteIndex&quot;:0},&quot;isEdited&quot;:false,&quot;manualOverride&quot;:{&quot;isManuallyOverridden&quot;:false,&quot;citeprocText&quot;:&quot;(Choque-Quispe et al., 2026)&quot;,&quot;manualOverrideText&quot;:&quot;&quot;},&quot;citationTag&quot;:&quot;MENDELEY_CITATION_v3_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&quot;,&quot;citationItems&quot;:[{&quot;id&quot;:&quot;ec49a3ca-720b-3eb2-8249-84137ddbd110&quot;,&quot;itemData&quot;:{&quot;type&quot;:&quot;article-journal&quot;,&quot;id&quot;:&quot;ec49a3ca-720b-3eb2-8249-84137ddbd110&quot;,&quot;title&quot;:&quot;Application of Nostoc sphaericum and Opuntia ficus-indica Mucilage in the Coagulation–Flocculation Process of Sanitary Landfill Leachate: An Optimization Study&quot;,&quot;author&quot;:[{&quot;family&quot;:&quot;Choque-Quispe&quot;,&quot;given&quot;:&quot;Yudith&quot;,&quot;parse-names&quot;:false,&quot;dropping-particle&quot;:&quot;&quot;,&quot;non-dropping-particle&quot;:&quot;&quot;},{&quot;family&quot;:&quot;Solano-Reynoso&quot;,&quot;given&quot;:&quot;Aydeé M.&quot;,&quot;parse-names&quot;:false,&quot;dropping-particle&quot;:&quot;&quot;,&quot;non-dropping-particle&quot;:&quot;&quot;},{&quot;family&quot;:&quot;Dueñas-Valcarcel&quot;,&quot;given&quot;:&quot;Carlos Eduardo&quot;,&quot;parse-names&quot;:false,&quot;dropping-particle&quot;:&quot;&quot;,&quot;non-dropping-particle&quot;:&quot;&quot;},{&quot;family&quot;:&quot;Arostegui-Leon&quot;,&quot;given&quot;:&quot;Edwar&quot;,&quot;parse-names&quot;:false,&quot;dropping-particle&quot;:&quot;&quot;,&quot;non-dropping-particle&quot;:&quot;&quot;},{&quot;family&quot;:&quot;Rodriguez-Cardenas&quot;,&quot;given&quot;:&quot;Liliana&quot;,&quot;parse-names&quot;:false,&quot;dropping-particle&quot;:&quot;&quot;,&quot;non-dropping-particle&quot;:&quot;&quot;},{&quot;family&quot;:&quot;Choque-Quispe&quot;,&quot;given&quot;:&quot;David&quot;,&quot;parse-names&quot;:false,&quot;dropping-particle&quot;:&quot;&quot;,&quot;non-dropping-particle&quot;:&quot;&quot;}],&quot;container-title&quot;:&quot;Polymers&quot;,&quot;container-title-short&quot;:&quot;Polymers (Basel).&quot;,&quot;accessed&quot;:{&quot;date-parts&quot;:[[2026,3,30]]},&quot;DOI&quot;:&quot;10.3390/POLYM18040474/S1&quot;,&quot;ISSN&quot;:&quot;20734360&quot;,&quot;URL&quot;:&quot;https://www.mdpi.com/2073-4360/18/4/474/htm&quot;,&quot;issued&quot;:{&quot;date-parts&quot;:[[2026,2,1]]},&quot;page&quot;:&quot;474&quot;,&quot;abstract&quot;:&quot;Leachates generated in sanitary landfills are a mixture of contaminants harmful to adjacent ecosystems. Coagulation and flocculation are common treatment methods; however, their efficiency depends on the type of coagulant–flocculant and the operating conditions. This study addressed leachate treatment using two natural biocoagulants, Nostoc sphaericum (CNS) and Opuntia ficus-indica mucilage (CMN), in combination with aluminum sulfate (CSA). Optimization was performed using response surface methodology, employing a Box–Behnken design with five factors, namely CNS, CMN, and CSA doses, as well as agitation time and agitation speed, evaluated at three levels, on turbidity reduction. Fourier transform infrared spectroscopy (FTIR) showed that the biocoagulants possess anionic surfaces with carboxyl and hydroxyl groups. The particle size of CNS exhibited a bimodal distribution with a zeta potential of −28.74 mV, while CMN showed a unimodal distribution with a zeta potential of −21.95 mV. Under optimal conditions (88.97 mg/L CNS, 105.60 mg/L CMN, 9.13 mg/L CSA, a mixing time of 25.96 min, and an agitation speed of 24.21 rpm), a turbidity reduction to 48.15 NTU was predicted. During the experimental validation of these optimal conditions, turbidity was reduced to 49.02 NTU, achieving a removal efficiency of 70%. Total organic carbon (TOC) was reduced by 65%, and metals such as arsenic were reduced by 56%. Reductions in phosphates and Biochemical Oxygen Demand (BOD5) were moderate, while the removal of Chemical Oxygen Demand (COD), surfactants, and ammoniacal nitrogen was limited. These results indicate that the combination of CNS and CMN is a viable alternative for leachate pretreatment.&quot;,&quot;publisher&quot;:&quot;Multidisciplinary Digital Publishing Institute (MDPI)&quot;,&quot;issue&quot;:&quot;4&quot;,&quot;volume&quot;:&quot;18&quot;},&quot;isTemporary&quot;:false}]},{&quot;citationID&quot;:&quot;MENDELEY_CITATION_04b9884d-9963-43ad-87a0-fbb21328c77a&quot;,&quot;properties&quot;:{&quot;noteIndex&quot;:0},&quot;isEdited&quot;:false,&quot;manualOverride&quot;:{&quot;isManuallyOverridden&quot;:false,&quot;citeprocText&quot;:&quot;(El-taweel et al., 2023b; Özbay &amp;#38; Güneş-Durak, 2025)&quot;,&quot;manualOverrideText&quot;:&quot;&quot;},&quot;citationTag&quot;:&quot;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&quot;,&quot;citationItems&quot;:[{&quot;id&quot;:&quot;203d0087-431a-3653-9e2a-67c6df6fcd72&quot;,&quot;itemData&quot;:{&quot;type&quot;:&quot;article-journal&quot;,&quot;id&quot;:&quot;203d0087-431a-3653-9e2a-67c6df6fcd72&quot;,&quot;title&quot;:&quot;A review of coagulation explaining its definition, mechanism, coagulant types, and optimization models; RSM, and ANN&quot;,&quot;author&quot;:[{&quot;family&quot;:&quot;El-taweel&quot;,&quot;given&quot;:&quot;Reem M.&quot;,&quot;parse-names&quot;:false,&quot;dropping-particle&quot;:&quot;&quot;,&quot;non-dropping-particle&quot;:&quot;&quot;},{&quot;family&quot;:&quot;Mohamed&quot;,&quot;given&quot;:&quot;Nora&quot;,&quot;parse-names&quot;:false,&quot;dropping-particle&quot;:&quot;&quot;,&quot;non-dropping-particle&quot;:&quot;&quot;},{&quot;family&quot;:&quot;Alrefaey&quot;,&quot;given&quot;:&quot;Khlood A.&quot;,&quot;parse-names&quot;:false,&quot;dropping-particle&quot;:&quot;&quot;,&quot;non-dropping-particle&quot;:&quot;&quot;},{&quot;family&quot;:&quot;Husien&quot;,&quot;given&quot;:&quot;Sh&quot;,&quot;parse-names&quot;:false,&quot;dropping-particle&quot;:&quot;&quot;,&quot;non-dropping-particle&quot;:&quot;&quot;},{&quot;family&quot;:&quot;Abdel-Aziz&quot;,&quot;given&quot;:&quot;A. B.&quot;,&quot;parse-names&quot;:false,&quot;dropping-particle&quot;:&quot;&quot;,&quot;non-dropping-particle&quot;:&quot;&quot;},{&quot;family&quot;:&quot;Salim&quot;,&quot;given&quot;:&quot;Alyaa I.&quot;,&quot;parse-names&quot;:false,&quot;dropping-particle&quot;:&quot;&quot;,&quot;non-dropping-particle&quot;:&quot;&quot;},{&quot;family&quot;:&quot;Mostafa&quot;,&quot;given&quot;:&quot;Nagwan G.&quot;,&quot;parse-names&quot;:false,&quot;dropping-particle&quot;:&quot;&quot;,&quot;non-dropping-particle&quot;:&quot;&quot;},{&quot;family&quot;:&quot;Said&quot;,&quot;given&quot;:&quot;Lobna A.&quot;,&quot;parse-names&quot;:false,&quot;dropping-particle&quot;:&quot;&quot;,&quot;non-dropping-particle&quot;:&quot;&quot;},{&quot;family&quot;:&quot;Fahim&quot;,&quot;given&quot;:&quot;Irene Samy&quot;,&quot;parse-names&quot;:false,&quot;dropping-particle&quot;:&quot;&quot;,&quot;non-dropping-particle&quot;:&quot;&quot;},{&quot;family&quot;:&quot;Radwan&quot;,&quot;given&quot;:&quot;Ahmed G.&quot;,&quot;parse-names&quot;:false,&quot;dropping-particle&quot;:&quot;&quot;,&quot;non-dropping-particle&quot;:&quot;&quot;}],&quot;container-title&quot;:&quot;Current Research in Green and Sustainable Chemistry&quot;,&quot;accessed&quot;:{&quot;date-parts&quot;:[[2026,3,30]]},&quot;DOI&quot;:&quot;10.1016/J.CRGSC.2023.100358&quot;,&quot;ISSN&quot;:&quot;2666-0865&quot;,&quot;URL&quot;:&quot;https://www.sciencedirect.com/science/article/pii/S2666086523000048&quot;,&quot;issued&quot;:{&quot;date-parts&quot;:[[2023,1,1]]},&quot;page&quot;:&quot;100358&quot;,&quot;abstract&quot;:&quot;The textile business is one of the most hazardous industries since it produces several chemicals, such as dyes, which are released into water streams with ef-fluents. For the survival of the planet's life and the advancement of humanity, water is a crucial resource. One of the anthropogenic activities that pollute and consume water is the textile industry. Thus, the purpose of the current effort is to Apply coagulation as a Physico-chemical and biological treatment strat-egy with different techniques and mechanisms to treat the effluent streams of textile industries. The discharge of these effluents has a negative impact on the environment, marine life, and human health. Therefore, the treatment of these effluents before discharging is an important matter to reduce their adverse ef-fect. Many physico-chemical and biological treatment strategies for contaminants removal from polluted wastewater have been proposed. Coagulation is thought to be one of the most promising physico-chemical strategies for removing con-taminants and colouring pollutants from contaminated water. Coagulation is accompanied by a floculation process to aid precipitation, as well as the collection of the created sludge following the treatment phase. Different commercial, and natural coagulants have been applied as a coagulants in the process of coagulation. Additionally, many factors such as; pH, coagulant dose, pollu-tants concentration are optimized to obtain high coagulants removal capacity. This review will discuss the coagulation process, coagulant types and aids in addition to the factors affecting the coagulation process. Additionally, a brief comparison between the coagulation process, and the other processes; princi-ple, advantages, disadvantages, and their efficiency were discussed throgh the review. Furthermore, it discusses the models and optimization techniques used for the coagulation process including response surface methodology (RSM), ar-tificial neural network (ANN), and several metaheuristic algorithms combined with ANN and RSM for optimization in previous work. The ANN model has more accurate results than RSM. The ANN combined with genetic algorithm gives an accurate predicted optimum solution.&quot;,&quot;publisher&quot;:&quot;Elsevier&quot;,&quot;volume&quot;:&quot;6&quot;,&quot;container-title-short&quot;:&quot;&quot;},&quot;isTemporary&quot;:false},{&quot;id&quot;:&quot;5f949070-db90-3cc5-87ba-c675d9a94f58&quot;,&quot;itemData&quot;:{&quot;type&quot;:&quot;article-journal&quot;,&quot;id&quot;:&quot;5f949070-db90-3cc5-87ba-c675d9a94f58&quot;,&quot;title&quot;:&quot;Investigation of the removal of physicochemical pollutants in the Kızılırmak River by aluminum sulfate and iron sulfate coagulants&quot;,&quot;author&quot;:[{&quot;family&quot;:&quot;Özbay&quot;,&quot;given&quot;:&quot;Kinem&quot;,&quot;parse-names&quot;:false,&quot;dropping-particle&quot;:&quot;&quot;,&quot;non-dropping-particle&quot;:&quot;&quot;},{&quot;family&quot;:&quot;Güneş-Durak&quot;,&quot;given&quot;:&quot;Sevgi&quot;,&quot;parse-names&quot;:false,&quot;dropping-particle&quot;:&quot;&quot;,&quot;non-dropping-particle&quot;:&quot;&quot;}],&quot;container-title&quot;:&quot;Pollution Study&quot;,&quot;accessed&quot;:{&quot;date-parts&quot;:[[2026,3,30]]},&quot;DOI&quot;:&quot;10.54517/PS3319&quot;,&quot;ISSN&quot;:&quot;2811-0153&quot;,&quot;URL&quot;:&quot;https://aber.apacsci.com/index.php/ps/article/view/3319&quot;,&quot;issued&quot;:{&quot;date-parts&quot;:[[2025,4,11]]},&quot;page&quot;:&quot;3319&quot;,&quot;abstract&quot;:&quot;This study evaluated the optimal dosage and pH for removing turbidity, chloride, alkalinity, total dissolved solids (TDS), and sulfate from Kızılırmak River water using iron sulfate and aluminum sulfate (10–60 mg/L). Maximum turbidity removal efficiencies were 98.84% for iron sulfate and 78.99% for aluminum sulfate at pH 4.5. Chloride removal was 77.12% at pH 7.0 for aluminum sulfate and 74.33% at pH 6.0 for iron sulfate. Aluminum sulfate reduced alkalinity by 90.40% at pH 8.0, while iron sulfate achieved 99.21% removal at pH 4.5. TDS removal efficiencies were 99.58% for aluminum sulfate at pH 8.0 and 95.61% for iron sulfate, although total dissolved solids concentrations increased with dosage. Sulfate removal was 97.85% at pH 6.0 for aluminum sulfate and 85.92% at pH 7.0 for iron sulfate. The statistical analysis was conducted using IBM SPSS Statistics 25 to assess the relationships between coagulant type, pH, and dosage on pollutant removal. Response Surface Methodology (RSM) was applied, and analysis of variance (ANOVA) was used to determine significance. The model explained 70.7% of variance ( R  2  = 0.707,  p  &amp;lt; 0.001). pH ( p  = 0.003), pH 2  ( p  = 0.002), and dosage 2  ( p  = 0.049) were significant. Kernel Ridge Regression was used for TDS removal due to overestimation in RSM. Both coagulants were effective in removing pollutants, with optimal performance depending on pH and dosage. Aluminum sulfate exhibited higher turbidity and alkalinity removal at certain pH levels, while iron sulfate achieved greater sulfate and TDS removal under acidic conditions.&quot;,&quot;publisher&quot;:&quot;Asia Pacific Academy of Science Pte. Ltd.&quot;,&quot;issue&quot;:&quot;2&quot;,&quot;volume&quot;:&quot;6&quot;,&quot;container-title-short&quot;:&quot;&quot;},&quot;isTemporary&quot;:false}]},{&quot;citationID&quot;:&quot;MENDELEY_CITATION_7860d276-6044-4aaa-8878-0fc61c6c5698&quot;,&quot;properties&quot;:{&quot;noteIndex&quot;:0},&quot;isEdited&quot;:false,&quot;manualOverride&quot;:{&quot;isManuallyOverridden&quot;:false,&quot;citeprocText&quot;:&quot;(Medina-Torres et al., 2000)&quot;,&quot;manualOverrideText&quot;:&quot;&quot;},&quot;citationTag&quot;:&quot;MENDELEY_CITATION_v3_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&quot;,&quot;citationItems&quot;:[{&quot;id&quot;:&quot;bdfd34e5-d6f6-3320-8821-0e0c5a9939a1&quot;,&quot;itemData&quot;:{&quot;type&quot;:&quot;article-journal&quot;,&quot;id&quot;:&quot;bdfd34e5-d6f6-3320-8821-0e0c5a9939a1&quot;,&quot;title&quot;:&quot;Rheological properties of the mucilage gum (Opuntia ficus indica)&quot;,&quot;author&quot;:[{&quot;family&quot;:&quot;Medina-Torres&quot;,&quot;given&quot;:&quot;L.&quot;,&quot;parse-names&quot;:false,&quot;dropping-particle&quot;:&quot;&quot;,&quot;non-dropping-particle&quot;:&quot;&quot;},{&quot;family&quot;:&quot;Brito-De La Fuente&quot;,&quot;given&quot;:&quot;E.&quot;,&quot;parse-names&quot;:false,&quot;dropping-particle&quot;:&quot;&quot;,&quot;non-dropping-particle&quot;:&quot;&quot;},{&quot;family&quot;:&quot;Torrestiana-Sanchez&quot;,&quot;given&quot;:&quot;B.&quot;,&quot;parse-names&quot;:false,&quot;dropping-particle&quot;:&quot;&quot;,&quot;non-dropping-particle&quot;:&quot;&quot;},{&quot;family&quot;:&quot;Katthain&quot;,&quot;given&quot;:&quot;R.&quot;,&quot;parse-names&quot;:false,&quot;dropping-particle&quot;:&quot;&quot;,&quot;non-dropping-particle&quot;:&quot;&quot;}],&quot;container-title&quot;:&quot;Food Hydrocolloids&quot;,&quot;container-title-short&quot;:&quot;Food Hydrocoll.&quot;,&quot;accessed&quot;:{&quot;date-parts&quot;:[[2026,10,15]]},&quot;DOI&quot;:&quot;10.1016/S0268-005X(00)00015-1&quot;,&quot;ISSN&quot;:&quot;0268-005X&quot;,&quot;URL&quot;:&quot;https://www.sciencedirect.com/science/article/abs/pii/S0268005X00000151&quot;,&quot;issued&quot;:{&quot;date-parts&quot;:[[2000,9,1]]},&quot;page&quot;:&quot;417-424&quot;,&quot;abstract&quot;:&quot;The rheological properties of aqueous solutions of the mucilage isolated from Opuntia ficus indica have been examined. Steady-shear viscosities in a range of shear rate from 1 to 300 s-1 were observed as a function of mucilage concentration, temperature, pH and ionic strength. A non-Newtonian shear-thinning behavior was observed. A quite important increase in pseudoplasticity (or shear thinning) due to increase in the mucilage concentration, in the range from 1 to 10% (w/w) was showed. In the range of shear rates examined, viscosity values of a mucilage solution at 10% are similar to those shown by a xanthan 3% aqueous solution, both at 25°C. The Ostwald - de Waele or power law model successfully correlated the viscosity - shear rate data. The viscosity was dependent on ionic strength, as in the case of polyelectrolytes, and decreased with ionic strength. This behavior was more pronounced when using divalent cations. A marked dependence of viscosity on pH was also observed, as pH was increased from acidic to alkaline conditions, the viscosity increased. Elastic steady-shear properties were evaluated as the primary normal stress difference. Mucilage aqueous solutions showed high elastic properties, similar to high elastic synthetic polymers like polyisobutylene. At constant shear stress, the normal stresses decreased as the mucilage concentration was increased. The mechanical spectra in the linear viscoelasticity range were observed at a frequency range from 1 to 50 rad/s, in the temperature range from 5 to 35°C. At low mucilage concentration (&lt;3%) the behavior was typical of a dilute solution. However, with increasing concentration, the solution tended toward a weak gel behavior. A cross-over point between G' and G' was observed at low frequencies (κ 10 rad/s) and 35°C, for a mucilage concentration of 5%, suggesting a change in the conformation of the molecule from entanglements to a random coil configuration. Results from steady-shear measurements also suggested a random coil configuration. (C) 2000 Elsevier Science Ltd.&quot;,&quot;publisher&quot;:&quot;Elsevier&quot;,&quot;issue&quot;:&quot;5&quot;,&quot;volume&quot;:&quot;14&quot;},&quot;isTemporary&quot;:false}]},{&quot;citationID&quot;:&quot;MENDELEY_CITATION_fb66aac6-4f85-45b8-b71d-b438372d5559&quot;,&quot;properties&quot;:{&quot;noteIndex&quot;:0},&quot;isEdited&quot;:false,&quot;manualOverride&quot;:{&quot;isManuallyOverridden&quot;:false,&quot;citeprocText&quot;:&quot;(Otálora et al., 2022)&quot;,&quot;manualOverrideText&quot;:&quot;&quot;},&quot;citationTag&quot;:&quot;MENDELEY_CITATION_v3_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&quot;,&quot;citationItems&quot;:[{&quot;id&quot;:&quot;12779e1e-07dc-3b05-a2bf-897c919847d8&quot;,&quot;itemData&quot;:{&quot;type&quot;:&quot;article-journal&quot;,&quot;id&quot;:&quot;12779e1e-07dc-3b05-a2bf-897c919847d8&quot;,&quot;title&quot;:&quot;Evaluation of Turbidity and Color Removal in Water Treatment: A Comparative Study between Opuntia ficus-indica Fruit Peel Mucilage and FeCl3&quot;,&quot;author&quot;:[{&quot;family&quot;:&quot;Otálora&quot;,&quot;given&quot;:&quot;Maria Carolina&quot;,&quot;parse-names&quot;:false,&quot;dropping-particle&quot;:&quot;&quot;,&quot;non-dropping-particle&quot;:&quot;&quot;},{&quot;family&quot;:&quot;Wilches-Torres&quot;,&quot;given&quot;:&quot;Andrea&quot;,&quot;parse-names&quot;:false,&quot;dropping-particle&quot;:&quot;&quot;,&quot;non-dropping-particle&quot;:&quot;&quot;},{&quot;family&quot;:&quot;Lara&quot;,&quot;given&quot;:&quot;Carlos Rafael&quot;,&quot;parse-names&quot;:false,&quot;dropping-particle&quot;:&quot;&quot;,&quot;non-dropping-particle&quot;:&quot;&quot;},{&quot;family&quot;:&quot;Gómez Castaño&quot;,&quot;given&quot;:&quot;Jovanny A.&quot;,&quot;parse-names&quot;:false,&quot;dropping-particle&quot;:&quot;&quot;,&quot;non-dropping-particle&quot;:&quot;&quot;},{&quot;family&quot;:&quot;Cifuentes&quot;,&quot;given&quot;:&quot;Gabriel Ricardo&quot;,&quot;parse-names&quot;:false,&quot;dropping-particle&quot;:&quot;&quot;,&quot;non-dropping-particle&quot;:&quot;&quot;}],&quot;container-title&quot;:&quot;Polymers 2023, Vol. 15, Page 217&quot;,&quot;accessed&quot;:{&quot;date-parts&quot;:[[2026,3,30]]},&quot;DOI&quot;:&quot;10.3390/POLYM15010217&quot;,&quot;ISSN&quot;:&quot;2073-4360&quot;,&quot;URL&quot;:&quot;https://www.mdpi.com/2073-4360/15/1/217/htm&quot;,&quot;issued&quot;:{&quot;date-parts&quot;:[[2022,12,31]]},&quot;page&quot;:&quot;217&quot;,&quot;abstract&quot;:&quot;Natural coagulants derived from by-products have gained popularity as sustainable alternatives to inorganic coagulants in water/wastewater treatment due to their abundant availability, biodegradability, low cost, easy disposal and low sludge volumes. In this study, the mucilage obtained from the peel of Opuntia ficus-indica fruit was evaluated as a biocoagulant for treating synthetic turbid water and compared with a traditional chemical coagulant (FeCl3). The effects of coagulant dosage and pH on the turbidity and color-removal efficiency of synthetic turbid water were analyzed. To estimate the coagulation mechanism, the flocs produced under optimal values were characterized structurally (FTIR and zeta potential) and morphologically (SEM). The optimal condition for the removal of turbidity and color was a coagulant dose of 12 mg/L at pH 13. For the optimal values, the biocoagulant and the FeCl3 presented a maximum removal of 82.7 ± 3.28% and 94.63 ± 0.98% for turbidity and 71.82 ± 2.72% and 79.94 ± 1.77% for color, respectively. The structure and morphology of the flocs revealed that the coagulation mechanism of the mucilage was adsorption and bridging, whereas that of FeCl3 was charge neutralization. The results obtained showed that the mucilage could be used as an alternative coagulant to replace FeCl3.&quot;,&quot;publisher&quot;:&quot;Multidisciplinary Digital Publishing Institute&quot;,&quot;issue&quot;:&quot;1&quot;,&quot;volume&quot;:&quot;15&quot;,&quot;container-title-short&quot;:&quot;&quot;},&quot;isTemporary&quot;:false}]},{&quot;citationID&quot;:&quot;MENDELEY_CITATION_aafe13cd-3205-4a20-9d4b-3f51e8795647&quot;,&quot;properties&quot;:{&quot;noteIndex&quot;:0},&quot;isEdited&quot;:false,&quot;manualOverride&quot;:{&quot;isManuallyOverridden&quot;:true,&quot;citeprocText&quot;:&quot;(Carmen Fernández-Martínez et al., 2024)&quot;,&quot;manualOverrideText&quot;:&quot;(Fernández Martínez et al., 2024)&quot;},&quot;citationTag&quot;:&quot;MENDELEY_CITATION_v3_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&quot;,&quot;citationItems&quot;:[{&quot;id&quot;:&quot;c710a848-5a32-3745-97b4-3cfd3e2c986e&quot;,&quot;itemData&quot;:{&quot;type&quot;:&quot;article-journal&quot;,&quot;id&quot;:&quot;c710a848-5a32-3745-97b4-3cfd3e2c986e&quot;,&quot;title&quot;:&quot;Extraction of Purple Prickly Pear (Opuntia ficus-indica) Mucilage by Microfiltration, Composition, and Physicochemical Characteristics&quot;,&quot;author&quot;:[{&quot;family&quot;:&quot;Carmen Fernández-Martínez&quot;,&quot;given&quot;:&quot;María&quot;,&quot;parse-names&quot;:false,&quot;dropping-particle&quot;:&quot;&quot;,&quot;non-dropping-particle&quot;:&quot;&quot;},{&quot;family&quot;:&quot;Jiménez-Martínez&quot;,&quot;given&quot;:&quot;Cristian&quot;,&quot;parse-names&quot;:false,&quot;dropping-particle&quot;:&quot;&quot;,&quot;non-dropping-particle&quot;:&quot;&quot;},{&quot;family&quot;:&quot;Rosalía Jaime-Fonseca&quot;,&quot;given&quot;:&quot;Mónica&quot;,&quot;parse-names&quot;:false,&quot;dropping-particle&quot;:&quot;&quot;,&quot;non-dropping-particle&quot;:&quot;&quot;},{&quot;family&quot;:&quot;Alamilla-Beltrán&quot;,&quot;given&quot;:&quot;Liliana&quot;,&quot;parse-names&quot;:false,&quot;dropping-particle&quot;:&quot;&quot;,&quot;non-dropping-particle&quot;:&quot;&quot;},{&quot;family&quot;:&quot;Politécnico Nacional&quot;,&quot;given&quot;:&quot;Instituto&quot;,&quot;parse-names&quot;:false,&quot;dropping-particle&quot;:&quot;&quot;,&quot;non-dropping-particle&quot;:&quot;&quot;},{&quot;family&quot;:&quot;Nacional de Ciencias Biológicas&quot;,&quot;given&quot;:&quot;Escuela&quot;,&quot;parse-names&quot;:false,&quot;dropping-particle&quot;:&quot;&quot;,&quot;non-dropping-particle&quot;:&quot;&quot;},{&quot;family&quot;:&quot;Massieu&quot;,&quot;given&quot;:&quot;Wilfrido&quot;,&quot;parse-names&quot;:false,&quot;dropping-particle&quot;:&quot;&quot;,&quot;non-dropping-particle&quot;:&quot;&quot;},{&quot;family&quot;:&quot;Adolfo López Mateos&quot;,&quot;given&quot;:&quot;Up&quot;,&quot;parse-names&quot;:false,&quot;dropping-particle&quot;:&quot;&quot;,&quot;non-dropping-particle&quot;:&quot;&quot;},{&quot;family&quot;:&quot;Madero&quot;,&quot;given&quot;:&quot;Gustavo A&quot;,&quot;parse-names&quot;:false,&quot;dropping-particle&quot;:&quot;&quot;,&quot;non-dropping-particle&quot;:&quot;&quot;},{&quot;family&quot;:&quot;México&quot;,&quot;given&quot;:&quot;Ciudad CP&quot;,&quot;parse-names&quot;:false,&quot;dropping-particle&quot;:&quot;&quot;,&quot;non-dropping-particle&quot;:&quot;de&quot;}],&quot;container-title&quot;:&quot;Polymers 2024, Vol. 16, Page 3383&quot;,&quot;accessed&quot;:{&quot;date-parts&quot;:[[2026,3,30]]},&quot;DOI&quot;:&quot;10.3390/POLYM16233383&quot;,&quot;ISSN&quot;:&quot;2073-4360&quot;,&quot;URL&quot;:&quot;https://www.mdpi.com/2073-4360/16/23/3383/htm&quot;,&quot;issued&quot;:{&quot;date-parts&quot;:[[2024,11,30]]},&quot;page&quot;:&quot;3383&quot;,&quot;abstract&quot;:&quot;Mucilages are valuable to the food industry, but the solvents used to extract and concentrate them are detrimental to the environment. Therefore, environmentally friendly technologies that preserve the properties of biopolymers and reduce the use of solvents are being sought. In this work, the mucilage of Opuntia ficus-indica (mesocarp–endocarp) was extracted by two methods: In the first one, the pulp from the mesocarp–endocarp was extracted by ethanol precipitation and centrifugation cycles, then dried at room temperature. For the second, the pulp was processed in a three-step tangential microfiltration process: microfiltration (separation), diafiltration (purification), and concentration. The mucilages obtained differed significantly (p &lt; 0.05) in color, betalains, total sugars, and proteins. The proportions of insoluble and soluble dietary fiber were similar. GC/MS analysis identified seven neutral sugars and a high content of uronic acids (31.3% in the microfiltered mucilage and 47.5% in the ethanol-precipitated mucilage). These show a low degree of esterification, which gives them a polar and hydrophilic character and the possibility of interacting with divalent ions through the carboxylic acid groups, which could form gels stabilized by an egg-box mechanism, with application as a thickening, stabilizing, gelling, or film-forming agent for foods with low sugar content.&quot;,&quot;publisher&quot;:&quot;Multidisciplinary Digital Publishing Institute&quot;,&quot;issue&quot;:&quot;23&quot;,&quot;volume&quot;:&quot;16&quot;,&quot;container-title-short&quot;:&quot;&quot;},&quot;isTemporary&quot;:false}]},{&quot;citationID&quot;:&quot;MENDELEY_CITATION_c06c20e5-2058-4769-8034-7ed4c4fc19c9&quot;,&quot;properties&quot;:{&quot;noteIndex&quot;:0},&quot;isEdited&quot;:false,&quot;manualOverride&quot;:{&quot;isManuallyOverridden&quot;:false,&quot;citeprocText&quot;:&quot;(Vishali &amp;#38; Karthikeyan, 2015)&quot;,&quot;manualOverrideText&quot;:&quot;&quot;},&quot;citationTag&quot;:&quot;MENDELEY_CITATION_v3_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&quot;,&quot;citationItems&quot;:[{&quot;id&quot;:&quot;6a977f19-4437-3e5a-b55c-64abc3fd0605&quot;,&quot;itemData&quot;:{&quot;type&quot;:&quot;article-journal&quot;,&quot;id&quot;:&quot;6a977f19-4437-3e5a-b55c-64abc3fd0605&quot;,&quot;title&quot;:&quot;Cactus opuntia (ficus-indica): an eco-friendly alternative coagulant in the treatment of paint effluent&quot;,&quot;author&quot;:[{&quot;family&quot;:&quot;Vishali&quot;,&quot;given&quot;:&quot;S.&quot;,&quot;parse-names&quot;:false,&quot;dropping-particle&quot;:&quot;&quot;,&quot;non-dropping-particle&quot;:&quot;&quot;},{&quot;family&quot;:&quot;Karthikeyan&quot;,&quot;given&quot;:&quot;R.&quot;,&quot;parse-names&quot;:false,&quot;dropping-particle&quot;:&quot;&quot;,&quot;non-dropping-particle&quot;:&quot;&quot;}],&quot;container-title&quot;:&quot;Desalination and Water Treatment&quot;,&quot;container-title-short&quot;:&quot;Desalination Water Treat.&quot;,&quot;accessed&quot;:{&quot;date-parts&quot;:[[2026,3,30]]},&quot;DOI&quot;:&quot;10.1080/19443994.2014.945487&quot;,&quot;ISSN&quot;:&quot;1944-3986&quot;,&quot;URL&quot;:&quot;https://www.sciencedirect.com/science/article/pii/S1944398624053037?via%3Dihub&quot;,&quot;issued&quot;:{&quot;date-parts&quot;:[[2015,11,1]]},&quot;page&quot;:&quot;1489-1497&quot;,&quot;abstract&quot;:&quot;In this study, the potentiality of Cactus opuntia (ficus-indica), as a coagulant for the treatment of simulated industrial water-based paint wastewater in terms of colour, chemical oxygen demand (COD) and turbidity was investigated. The coagulation ability was assessed for 1 L of effluent using the standard jar test apparatus by varying the operational variables like eluent type (water, NaCl and BaCl2), eluent concentration (1–5 N), coagulant dosage (1–6 g), coagulant volume (20–100 mL), initial pH (5–11) and initial effluent concentration (3100, 4224, 5650, 6258 and 7693 mg/L named as sample number 1–5, respectively). The results were maximum when 100 mL of 3 g of C. opuntia, eluted using 3 N NaCl was used as a coagulant to treat a litre of effluent. The favourable pH to run the treatment was confirmed as the actual pH of the sample (7.2–7.8). It was found that the removal efficiency increased as the pollution load swelled. The FTIR study revealed the presence of various functional groups, which are responsible for the coagulation process. The obtained results were compared with conventional coagulant ferric chloride. The results acknowledged that Cactus opuntia (ficus-indica) a natural, eco-friendly coagulant, could be a strong alternative to the conventional coagulant in the treatment of water-based paint wastewater.&quot;,&quot;publisher&quot;:&quot;Elsevier&quot;,&quot;issue&quot;:&quot;6&quot;,&quot;volume&quot;:&quot;56&quot;},&quot;isTemporary&quot;:false}]},{&quot;citationID&quot;:&quot;MENDELEY_CITATION_e1ba456b-ac38-4b71-bd5b-bc3dd368b02f&quot;,&quot;properties&quot;:{&quot;noteIndex&quot;:0},&quot;isEdited&quot;:false,&quot;manualOverride&quot;:{&quot;isManuallyOverridden&quot;:false,&quot;citeprocText&quot;:&quot;(Lanan et al., 2021)&quot;,&quot;manualOverrideText&quot;:&quot;&quot;},&quot;citationTag&quot;:&quot;MENDELEY_CITATION_v3_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&quot;,&quot;citationItems&quot;:[{&quot;id&quot;:&quot;a4c68385-3673-3394-9d70-766972694903&quot;,&quot;itemData&quot;:{&quot;type&quot;:&quot;article-journal&quot;,&quot;id&quot;:&quot;a4c68385-3673-3394-9d70-766972694903&quot;,&quot;title&quot;:&quot;Utilisation of natural plant-based fenugreek (Trigonella foenum-graecum) coagulant and okra (Abelmoschus escluentus) flocculant for palm oil mill effluent (POME) treatment&quot;,&quot;author&quot;:[{&quot;family&quot;:&quot;Lanan&quot;,&quot;given&quot;:&quot;Farah Amira Binti Mohammad&quot;,&quot;parse-names&quot;:false,&quot;dropping-particle&quot;:&quot;&quot;,&quot;non-dropping-particle&quot;:&quot;&quot;},{&quot;family&quot;:&quot;Selvarajoo&quot;,&quot;given&quot;:&quot;Anurita&quot;,&quot;parse-names&quot;:false,&quot;dropping-particle&quot;:&quot;&quot;,&quot;non-dropping-particle&quot;:&quot;&quot;},{&quot;family&quot;:&quot;Sethu&quot;,&quot;given&quot;:&quot;Vasanthi&quot;,&quot;parse-names&quot;:false,&quot;dropping-particle&quot;:&quot;&quot;,&quot;non-dropping-particle&quot;:&quot;&quot;},{&quot;family&quot;:&quot;Arumugasamy&quot;,&quot;given&quot;:&quot;Senthil Kumar&quot;,&quot;parse-names&quot;:false,&quot;dropping-particle&quot;:&quot;&quot;,&quot;non-dropping-particle&quot;:&quot;&quot;}],&quot;container-title&quot;:&quot;Journal of Environmental Chemical Engineering&quot;,&quot;container-title-short&quot;:&quot;J. Environ. Chem. Eng.&quot;,&quot;accessed&quot;:{&quot;date-parts&quot;:[[2026,3,31]]},&quot;DOI&quot;:&quot;10.1016/J.JECE.2020.104667&quot;,&quot;ISSN&quot;:&quot;2213-3437&quot;,&quot;URL&quot;:&quot;https://www.sciencedirect.com/science/article/pii/S2213343720310162&quot;,&quot;issued&quot;:{&quot;date-parts&quot;:[[2021,2,1]]},&quot;page&quot;:&quot;104667&quot;,&quot;abstract&quot;:&quot;Fenugreek (Trigonella foenum-graecum) and okra (Abelmoschus esculentus) were utilised as natural coagulants and flocculants respectively for the treatment of palm oil mill effluent (POME). Optimisation and modeling of the coagulant and flocculant dosages, pH and rapid mixing speed were carried out using Response Surface Methodology (RSM) method by applying the Analysis of Variance (ANOVA). ANOVA studies the relationship between the four independent variables to obtain maximum removal of pollutants. Experimental results showed a removal of 94.97, 92.70 and 63.11 % in turbidity, TSS and COD, respectively. The particle bridging mechanism was found to be pre-dominant in the treatment process. Sludge generated was non-toxic and high in calorific value, indicating potential to be made into clean solid fuel briquettes. Treatment of POME using natural material proved to be cost effective and environmentally friendly, with zero generation of waste, thus providing a more circular waste management approach for the industry.&quot;,&quot;publisher&quot;:&quot;Elsevier&quot;,&quot;issue&quot;:&quot;1&quot;,&quot;volume&quot;:&quot;9&quot;},&quot;isTemporary&quot;:false}]},{&quot;citationID&quot;:&quot;MENDELEY_CITATION_ab421467-c8e5-4f88-82f5-fc49112ff7e8&quot;,&quot;properties&quot;:{&quot;noteIndex&quot;:0},&quot;isEdited&quot;:false,&quot;manualOverride&quot;:{&quot;isManuallyOverridden&quot;:false,&quot;citeprocText&quot;:&quot;(Özbay &amp;#38; Güneş-Durak, 2025)&quot;,&quot;manualOverrideText&quot;:&quot;&quot;},&quot;citationTag&quot;:&quot;MENDELEY_CITATION_v3_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&quot;,&quot;citationItems&quot;:[{&quot;id&quot;:&quot;5f949070-db90-3cc5-87ba-c675d9a94f58&quot;,&quot;itemData&quot;:{&quot;type&quot;:&quot;article-journal&quot;,&quot;id&quot;:&quot;5f949070-db90-3cc5-87ba-c675d9a94f58&quot;,&quot;title&quot;:&quot;Investigation of the removal of physicochemical pollutants in the Kızılırmak River by aluminum sulfate and iron sulfate coagulants&quot;,&quot;author&quot;:[{&quot;family&quot;:&quot;Özbay&quot;,&quot;given&quot;:&quot;Kinem&quot;,&quot;parse-names&quot;:false,&quot;dropping-particle&quot;:&quot;&quot;,&quot;non-dropping-particle&quot;:&quot;&quot;},{&quot;family&quot;:&quot;Güneş-Durak&quot;,&quot;given&quot;:&quot;Sevgi&quot;,&quot;parse-names&quot;:false,&quot;dropping-particle&quot;:&quot;&quot;,&quot;non-dropping-particle&quot;:&quot;&quot;}],&quot;container-title&quot;:&quot;Pollution Study&quot;,&quot;accessed&quot;:{&quot;date-parts&quot;:[[2026,3,30]]},&quot;DOI&quot;:&quot;10.54517/PS3319&quot;,&quot;ISSN&quot;:&quot;2811-0153&quot;,&quot;URL&quot;:&quot;https://aber.apacsci.com/index.php/ps/article/view/3319&quot;,&quot;issued&quot;:{&quot;date-parts&quot;:[[2025,4,11]]},&quot;page&quot;:&quot;3319&quot;,&quot;abstract&quot;:&quot;This study evaluated the optimal dosage and pH for removing turbidity, chloride, alkalinity, total dissolved solids (TDS), and sulfate from Kızılırmak River water using iron sulfate and aluminum sulfate (10–60 mg/L). Maximum turbidity removal efficiencies were 98.84% for iron sulfate and 78.99% for aluminum sulfate at pH 4.5. Chloride removal was 77.12% at pH 7.0 for aluminum sulfate and 74.33% at pH 6.0 for iron sulfate. Aluminum sulfate reduced alkalinity by 90.40% at pH 8.0, while iron sulfate achieved 99.21% removal at pH 4.5. TDS removal efficiencies were 99.58% for aluminum sulfate at pH 8.0 and 95.61% for iron sulfate, although total dissolved solids concentrations increased with dosage. Sulfate removal was 97.85% at pH 6.0 for aluminum sulfate and 85.92% at pH 7.0 for iron sulfate. The statistical analysis was conducted using IBM SPSS Statistics 25 to assess the relationships between coagulant type, pH, and dosage on pollutant removal. Response Surface Methodology (RSM) was applied, and analysis of variance (ANOVA) was used to determine significance. The model explained 70.7% of variance ( R  2  = 0.707,  p  &amp;lt; 0.001). pH ( p  = 0.003), pH 2  ( p  = 0.002), and dosage 2  ( p  = 0.049) were significant. Kernel Ridge Regression was used for TDS removal due to overestimation in RSM. Both coagulants were effective in removing pollutants, with optimal performance depending on pH and dosage. Aluminum sulfate exhibited higher turbidity and alkalinity removal at certain pH levels, while iron sulfate achieved greater sulfate and TDS removal under acidic conditions.&quot;,&quot;publisher&quot;:&quot;Asia Pacific Academy of Science Pte. Ltd.&quot;,&quot;issue&quot;:&quot;2&quot;,&quot;volume&quot;:&quot;6&quot;,&quot;container-title-short&quot;:&quot;&quot;},&quot;isTemporary&quot;:false}]},{&quot;citationID&quot;:&quot;MENDELEY_CITATION_291385a2-eb44-4463-90d3-891ce55cf91b&quot;,&quot;properties&quot;:{&quot;noteIndex&quot;:0},&quot;isEdited&quot;:false,&quot;manualOverride&quot;:{&quot;isManuallyOverridden&quot;:false,&quot;citeprocText&quot;:&quot;(Gandiwa et al., 2020)&quot;,&quot;manualOverrideText&quot;:&quot;&quot;},&quot;citationTag&quot;:&quot;MENDELEY_CITATION_v3_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&quot;,&quot;citationItems&quot;:[{&quot;id&quot;:&quot;23758e43-cf22-3e05-9e54-640321e17636&quot;,&quot;itemData&quot;:{&quot;type&quot;:&quot;article-journal&quot;,&quot;id&quot;:&quot;23758e43-cf22-3e05-9e54-640321e17636&quot;,&quot;title&quot;:&quot;Optimisation of using a blend of plant based natural and synthetic coagulants for water treatment: (Moringa Oleifera-Cactus Opuntia-alum blend)&quot;,&quot;author&quot;:[{&quot;family&quot;:&quot;Gandiwa&quot;,&quot;given&quot;:&quot;B. I.&quot;,&quot;parse-names&quot;:false,&quot;dropping-particle&quot;:&quot;&quot;,&quot;non-dropping-particle&quot;:&quot;&quot;},{&quot;family&quot;:&quot;Moyo&quot;,&quot;given&quot;:&quot;L. B.&quot;,&quot;parse-names&quot;:false,&quot;dropping-particle&quot;:&quot;&quot;,&quot;non-dropping-particle&quot;:&quot;&quot;},{&quot;family&quot;:&quot;Ncube&quot;,&quot;given&quot;:&quot;S.&quot;,&quot;parse-names&quot;:false,&quot;dropping-particle&quot;:&quot;&quot;,&quot;non-dropping-particle&quot;:&quot;&quot;},{&quot;family&quot;:&quot;Mamvura&quot;,&quot;given&quot;:&quot;T. A.&quot;,&quot;parse-names&quot;:false,&quot;dropping-particle&quot;:&quot;&quot;,&quot;non-dropping-particle&quot;:&quot;&quot;},{&quot;family&quot;:&quot;Mguni&quot;,&quot;given&quot;:&quot;L. L.&quot;,&quot;parse-names&quot;:false,&quot;dropping-particle&quot;:&quot;&quot;,&quot;non-dropping-particle&quot;:&quot;&quot;},{&quot;family&quot;:&quot;Hlabangana&quot;,&quot;given&quot;:&quot;N.&quot;,&quot;parse-names&quot;:false,&quot;dropping-particle&quot;:&quot;&quot;,&quot;non-dropping-particle&quot;:&quot;&quot;}],&quot;container-title&quot;:&quot;South African Journal of Chemical Engineering&quot;,&quot;container-title-short&quot;:&quot;S. Afr. J. Chem. Eng.&quot;,&quot;accessed&quot;:{&quot;date-parts&quot;:[[2026,3,29]]},&quot;DOI&quot;:&quot;10.1016/j.sajce.2020.07.005&quot;,&quot;ISSN&quot;:&quot;10269185&quot;,&quot;URL&quot;:&quot;https://doi.org/10.2166/wst.2010.833&quot;,&quot;issued&quot;:{&quot;date-parts&quot;:[[2020,10,1]]},&quot;page&quot;:&quot;158-164&quot;,&quot;abstract&quot;:&quot;The research presents a comparative study on the effectiveness of blending plant based natural coagulants (Cactus Opuntia and Moringa Oleifera extracts) and a synthetic coagulant (aluminium sulphate or alum) in treatment of raw water. The low production rates of natural coagulants has derailed their commercialization this has driven the idea of blending synthetic coagulants which is envisaged to be the more appropriate means of application in this study. To measure the effectiveness of the coagulant, the following parameters were measured; turbidity, pH, conductivity and total alkalinity. The simplex lattice experimental design was applied using Minitab Software to obtain the optimal coagulant blend. The models were validated by statistical analysis which showed that the model was sufficient and no further modelling was required. The optimization results showed that a combination of alum, Moringa Oleifera and Cactus Opuntia in proportions of 13%, 42.6% and 44.4%, respectively with a total coagulant dosage of 45 mg/L gave the best overall results with the resultant water having a turbidity, pH, conductivity and total alkalinity of 2.7 NTU, 6.99, 308 µS/cm and 137.7 mg/L respectively. These physiochemical parameters are within required limits for potable water as per WHO guidelines. From the results, it was concluded that aluminium sulphate (alum) can be successfully blended with natural plant-based coagulants for raw water treatment.&quot;,&quot;publisher&quot;:&quot;Elsevier&quot;,&quot;issue&quot;:&quot;8&quot;,&quot;volume&quot;:&quot;34&quot;},&quot;isTemporary&quot;:false}]},{&quot;citationID&quot;:&quot;MENDELEY_CITATION_3124d1e8-e54d-4756-9b68-e4f7113974f2&quot;,&quot;properties&quot;:{&quot;noteIndex&quot;:0},&quot;isEdited&quot;:false,&quot;manualOverride&quot;:{&quot;isManuallyOverridden&quot;:false,&quot;citeprocText&quot;:&quot;(Frumento &amp;#38; Ţălu, 2026)&quot;,&quot;manualOverrideText&quot;:&quot;&quot;},&quot;citationTag&quot;:&quot;MENDELEY_CITATION_v3_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&quot;,&quot;citationItems&quot;:[{&quot;id&quot;:&quot;8f873d9f-1b2b-3a64-b294-0236d6c9d114&quot;,&quot;itemData&quot;:{&quot;type&quot;:&quot;article-journal&quot;,&quot;id&quot;:&quot;8f873d9f-1b2b-3a64-b294-0236d6c9d114&quot;,&quot;title&quot;:&quot;Recent Advances in the Application of Natural Coagulants for Sustainable Water Purification&quot;,&quot;author&quot;:[{&quot;family&quot;:&quot;Frumento&quot;,&quot;given&quot;:&quot;Davide&quot;,&quot;parse-names&quot;:false,&quot;dropping-particle&quot;:&quot;&quot;,&quot;non-dropping-particle&quot;:&quot;&quot;},{&quot;family&quot;:&quot;Ţălu&quot;,&quot;given&quot;:&quot;Ştefan&quot;,&quot;parse-names&quot;:false,&quot;dropping-particle&quot;:&quot;&quot;,&quot;non-dropping-particle&quot;:&quot;&quot;}],&quot;container-title&quot;:&quot;Eng 2026, Vol. 7, Page 38&quot;,&quot;accessed&quot;:{&quot;date-parts&quot;:[[2026,3,29]]},&quot;DOI&quot;:&quot;10.3390/eng7010038&quot;,&quot;ISSN&quot;:&quot;26734117&quot;,&quot;URL&quot;:&quot;https://www.mdpi.com/2673-4117/7/1/38/htm&quot;,&quot;issued&quot;:{&quot;date-parts&quot;:[[2026,1,10]]},&quot;page&quot;:&quot;38&quot;,&quot;abstract&quot;:&quot;Growing pressure from shrinking freshwater supplies and worsening pollution has heightened the demand for more effective water treatment solutions, especially those that promote reuse. This review synthesizes findings from 235 peer-reviewed papers examining plant-, mineral-, and other naturally derived coagulants used in surface water purification. Overall, these materials demonstrate turbidity reduction performance on par with conventional chemical coagulants across a wide range of initial turbidity levels (roughly 50–500 NTU). They are generally inexpensive, biodegradable, low in toxicity, and produce smaller volumes of residual sludge. Most function through mechanisms such as polymer-chain bridging or charge neutralization. However, their deployment at scale is still constrained by limited commercialization pathways, technical integration issues, and uneven public acceptance. Continued cross-disciplinary work is required to refine their performance and broaden their use, particularly in regions with limited resources or rural infrastructure.&quot;,&quot;publisher&quot;:&quot;Multidisciplinary Digital Publishing Institute&quot;,&quot;issue&quot;:&quot;1&quot;,&quot;volume&quot;:&quot;7&quot;,&quot;container-title-short&quot;:&quot;&quot;},&quot;isTemporary&quot;:false}]},{&quot;citationID&quot;:&quot;MENDELEY_CITATION_c9a80962-c0c6-4ae4-858a-084369e4e114&quot;,&quot;properties&quot;:{&quot;noteIndex&quot;:0},&quot;isEdited&quot;:false,&quot;manualOverride&quot;:{&quot;isManuallyOverridden&quot;:false,&quot;citeprocText&quot;:&quot;(Frumento &amp;#38; Ţălu, 2026)&quot;,&quot;manualOverrideText&quot;:&quot;&quot;},&quot;citationTag&quot;:&quot;MENDELEY_CITATION_v3_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&quot;,&quot;citationItems&quot;:[{&quot;id&quot;:&quot;8f873d9f-1b2b-3a64-b294-0236d6c9d114&quot;,&quot;itemData&quot;:{&quot;type&quot;:&quot;article-journal&quot;,&quot;id&quot;:&quot;8f873d9f-1b2b-3a64-b294-0236d6c9d114&quot;,&quot;title&quot;:&quot;Recent Advances in the Application of Natural Coagulants for Sustainable Water Purification&quot;,&quot;author&quot;:[{&quot;family&quot;:&quot;Frumento&quot;,&quot;given&quot;:&quot;Davide&quot;,&quot;parse-names&quot;:false,&quot;dropping-particle&quot;:&quot;&quot;,&quot;non-dropping-particle&quot;:&quot;&quot;},{&quot;family&quot;:&quot;Ţălu&quot;,&quot;given&quot;:&quot;Ştefan&quot;,&quot;parse-names&quot;:false,&quot;dropping-particle&quot;:&quot;&quot;,&quot;non-dropping-particle&quot;:&quot;&quot;}],&quot;container-title&quot;:&quot;Eng 2026, Vol. 7, Page 38&quot;,&quot;accessed&quot;:{&quot;date-parts&quot;:[[2026,3,29]]},&quot;DOI&quot;:&quot;10.3390/eng7010038&quot;,&quot;ISSN&quot;:&quot;26734117&quot;,&quot;URL&quot;:&quot;https://www.mdpi.com/2673-4117/7/1/38/htm&quot;,&quot;issued&quot;:{&quot;date-parts&quot;:[[2026,1,10]]},&quot;page&quot;:&quot;38&quot;,&quot;abstract&quot;:&quot;Growing pressure from shrinking freshwater supplies and worsening pollution has heightened the demand for more effective water treatment solutions, especially those that promote reuse. This review synthesizes findings from 235 peer-reviewed papers examining plant-, mineral-, and other naturally derived coagulants used in surface water purification. Overall, these materials demonstrate turbidity reduction performance on par with conventional chemical coagulants across a wide range of initial turbidity levels (roughly 50–500 NTU). They are generally inexpensive, biodegradable, low in toxicity, and produce smaller volumes of residual sludge. Most function through mechanisms such as polymer-chain bridging or charge neutralization. However, their deployment at scale is still constrained by limited commercialization pathways, technical integration issues, and uneven public acceptance. Continued cross-disciplinary work is required to refine their performance and broaden their use, particularly in regions with limited resources or rural infrastructure.&quot;,&quot;publisher&quot;:&quot;Multidisciplinary Digital Publishing Institute&quot;,&quot;issue&quot;:&quot;1&quot;,&quot;volume&quot;:&quot;7&quot;,&quot;container-title-short&quot;:&quot;&quot;},&quot;isTemporary&quot;:false}]},{&quot;citationID&quot;:&quot;MENDELEY_CITATION_e3701ec3-fcd4-4a97-a129-0defef636974&quot;,&quot;properties&quot;:{&quot;noteIndex&quot;:0},&quot;isEdited&quot;:false,&quot;manualOverride&quot;:{&quot;isManuallyOverridden&quot;:false,&quot;citeprocText&quot;:&quot;(Goycoolea &amp;#38; Cardenas, 2003)&quot;,&quot;manualOverrideText&quot;:&quot;&quot;},&quot;citationTag&quot;:&quot;MENDELEY_CITATION_v3_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&quot;,&quot;citationItems&quot;:[{&quot;id&quot;:&quot;bf8d08b3-2acd-3678-9ff0-2cb9cd0e5994&quot;,&quot;itemData&quot;:{&quot;type&quot;:&quot;article-journal&quot;,&quot;id&quot;:&quot;bf8d08b3-2acd-3678-9ff0-2cb9cd0e5994&quot;,&quot;title&quot;:&quot;Pectins from Opuntia spp.: A short review&quot;,&quot;author&quot;:[{&quot;family&quot;:&quot;Goycoolea&quot;,&quot;given&quot;:&quot;Francisco&quot;,&quot;parse-names&quot;:false,&quot;dropping-particle&quot;:&quot;&quot;,&quot;non-dropping-particle&quot;:&quot;&quot;},{&quot;family&quot;:&quot;Cardenas&quot;,&quot;given&quot;:&quot;Adriana&quot;,&quot;parse-names&quot;:false,&quot;dropping-particle&quot;:&quot;&quot;,&quot;non-dropping-particle&quot;:&quot;&quot;}],&quot;container-title&quot;:&quot;Journal of the Professional Association for Cactus Development&quot;,&quot;issued&quot;:{&quot;date-parts&quot;:[[2003,1,17]]},&quot;volume&quot;:&quot;5&quot;,&quot;container-title-short&quot;:&quot;&quot;},&quot;isTemporary&quot;:false}]},{&quot;citationID&quot;:&quot;MENDELEY_CITATION_21f11ee6-8a3e-4ba9-881e-f73bcdcd1de0&quot;,&quot;properties&quot;:{&quot;noteIndex&quot;:0},&quot;isEdited&quot;:false,&quot;manualOverride&quot;:{&quot;isManuallyOverridden&quot;:false,&quot;citeprocText&quot;:&quot;(Miller et al., 2008)&quot;,&quot;manualOverrideText&quot;:&quot;&quot;},&quot;citationTag&quot;:&quot;MENDELEY_CITATION_v3_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&quot;,&quot;citationItems&quot;:[{&quot;id&quot;:&quot;7e9ea6f7-9d17-3c32-89b8-341aa24929ab&quot;,&quot;itemData&quot;:{&quot;type&quot;:&quot;article-journal&quot;,&quot;id&quot;:&quot;7e9ea6f7-9d17-3c32-89b8-341aa24929ab&quot;,&quot;title&quot;:&quot;Toward Understanding the Efficacy and Mechanism of Opuntia spp. as a Natural Coagulant for Potential Application in Water Treatment&quot;,&quot;author&quot;:[{&quot;family&quot;:&quot;Miller&quot;,&quot;given&quot;:&quot;Sarah M.&quot;,&quot;parse-names&quot;:false,&quot;dropping-particle&quot;:&quot;&quot;,&quot;non-dropping-particle&quot;:&quot;&quot;},{&quot;family&quot;:&quot;Fugate&quot;,&quot;given&quot;:&quot;Ezekiel J.&quot;,&quot;parse-names&quot;:false,&quot;dropping-particle&quot;:&quot;&quot;,&quot;non-dropping-particle&quot;:&quot;&quot;},{&quot;family&quot;:&quot;Craver&quot;,&quot;given&quot;:&quot;Vinka Oyanedel&quot;,&quot;parse-names&quot;:false,&quot;dropping-particle&quot;:&quot;&quot;,&quot;non-dropping-particle&quot;:&quot;&quot;},{&quot;family&quot;:&quot;Smith&quot;,&quot;given&quot;:&quot;James A.&quot;,&quot;parse-names&quot;:false,&quot;dropping-particle&quot;:&quot;&quot;,&quot;non-dropping-particle&quot;:&quot;&quot;},{&quot;family&quot;:&quot;Zimmerman&quot;,&quot;given&quot;:&quot;Julie B.&quot;,&quot;parse-names&quot;:false,&quot;dropping-particle&quot;:&quot;&quot;,&quot;non-dropping-particle&quot;:&quot;&quot;}],&quot;container-title&quot;:&quot;Environmental Science and Technology&quot;,&quot;container-title-short&quot;:&quot;Environ. Sci. Technol.&quot;,&quot;accessed&quot;:{&quot;date-parts&quot;:[[2026,3,29]]},&quot;DOI&quot;:&quot;10.1021/es7025054&quot;,&quot;ISSN&quot;:&quot;0013936X&quot;,&quot;PMID&quot;:&quot;18605544&quot;,&quot;URL&quot;:&quot;https://pubs.acs.org/doi/abs/10.1021/es7025054&quot;,&quot;issued&quot;:{&quot;date-parts&quot;:[[2008,6,15]]},&quot;page&quot;:&quot;4274-4279&quot;,&quot;abstract&quot;:&quot;Historically, there is evidence to suggest that communities in the developing world have used plant-based materials as one strategy for purifying drinking water. In this study, the coagulant properties of Opuntia spp., a species of cactus, are quantitatively evaluated for the first time. Opuntia spp. was evaluated for turbidity removal from synthetic water samples, and steps were made toward elucidating the underlying coagulation mechanism. In model turbid water using kaolin clay particles at pH 10, Opuntia spp. reduced turbidity by 98% for a range of initial turbidities. This is similar to the observed coagulation activities previously described for Moringa oleifera, a widely studied natural coagulant. Although it has been reported that Moringa oleifera predominantly operates through charge neutralization, comparison of zeta potential measurements and transmission electron microscopy images of flocs formed by Opuntia spp. suggest that these natural coagulants operate through different mechanisms. It is suggested that Opuntia spp. operates predominantly through a bridging coagulation mechanism. Once optimized, application of these readily available plants as a part of point-of-use water treatment technology may offer a practical, inexpensive, and appropriate solution for producing potable water in some developing communities.&quot;,&quot;publisher&quot;:&quot; American Chemical Society&quot;,&quot;issue&quot;:&quot;12&quot;,&quot;volume&quot;:&quot;42&quot;},&quot;isTemporary&quot;:false}]},{&quot;citationID&quot;:&quot;MENDELEY_CITATION_56461f06-cc8a-4dfe-ac38-2e380950d575&quot;,&quot;properties&quot;:{&quot;noteIndex&quot;:0},&quot;isEdited&quot;:false,&quot;manualOverride&quot;:{&quot;isManuallyOverridden&quot;:false,&quot;citeprocText&quot;:&quot;(Almazán &amp;#38; Romero, 2018; Otálora et al., 2022)&quot;,&quot;manualOverrideText&quot;:&quot;&quot;},&quot;citationTag&quot;:&quot;MENDELEY_CITATION_v3_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&quot;,&quot;citationItems&quot;:[{&quot;id&quot;:&quot;12779e1e-07dc-3b05-a2bf-897c919847d8&quot;,&quot;itemData&quot;:{&quot;type&quot;:&quot;article-journal&quot;,&quot;id&quot;:&quot;12779e1e-07dc-3b05-a2bf-897c919847d8&quot;,&quot;title&quot;:&quot;Evaluation of Turbidity and Color Removal in Water Treatment: A Comparative Study between Opuntia ficus-indica Fruit Peel Mucilage and FeCl3&quot;,&quot;author&quot;:[{&quot;family&quot;:&quot;Otálora&quot;,&quot;given&quot;:&quot;Maria Carolina&quot;,&quot;parse-names&quot;:false,&quot;dropping-particle&quot;:&quot;&quot;,&quot;non-dropping-particle&quot;:&quot;&quot;},{&quot;family&quot;:&quot;Wilches-Torres&quot;,&quot;given&quot;:&quot;Andrea&quot;,&quot;parse-names&quot;:false,&quot;dropping-particle&quot;:&quot;&quot;,&quot;non-dropping-particle&quot;:&quot;&quot;},{&quot;family&quot;:&quot;Lara&quot;,&quot;given&quot;:&quot;Carlos Rafael&quot;,&quot;parse-names&quot;:false,&quot;dropping-particle&quot;:&quot;&quot;,&quot;non-dropping-particle&quot;:&quot;&quot;},{&quot;family&quot;:&quot;Gómez Castaño&quot;,&quot;given&quot;:&quot;Jovanny A.&quot;,&quot;parse-names&quot;:false,&quot;dropping-particle&quot;:&quot;&quot;,&quot;non-dropping-particle&quot;:&quot;&quot;},{&quot;family&quot;:&quot;Cifuentes&quot;,&quot;given&quot;:&quot;Gabriel Ricardo&quot;,&quot;parse-names&quot;:false,&quot;dropping-particle&quot;:&quot;&quot;,&quot;non-dropping-particle&quot;:&quot;&quot;}],&quot;container-title&quot;:&quot;Polymers 2023, Vol. 15, Page 217&quot;,&quot;accessed&quot;:{&quot;date-parts&quot;:[[2026,3,30]]},&quot;DOI&quot;:&quot;10.3390/POLYM15010217&quot;,&quot;ISSN&quot;:&quot;2073-4360&quot;,&quot;URL&quot;:&quot;https://www.mdpi.com/2073-4360/15/1/217/htm&quot;,&quot;issued&quot;:{&quot;date-parts&quot;:[[2022,12,31]]},&quot;page&quot;:&quot;217&quot;,&quot;abstract&quot;:&quot;Natural coagulants derived from by-products have gained popularity as sustainable alternatives to inorganic coagulants in water/wastewater treatment due to their abundant availability, biodegradability, low cost, easy disposal and low sludge volumes. In this study, the mucilage obtained from the peel of Opuntia ficus-indica fruit was evaluated as a biocoagulant for treating synthetic turbid water and compared with a traditional chemical coagulant (FeCl3). The effects of coagulant dosage and pH on the turbidity and color-removal efficiency of synthetic turbid water were analyzed. To estimate the coagulation mechanism, the flocs produced under optimal values were characterized structurally (FTIR and zeta potential) and morphologically (SEM). The optimal condition for the removal of turbidity and color was a coagulant dose of 12 mg/L at pH 13. For the optimal values, the biocoagulant and the FeCl3 presented a maximum removal of 82.7 ± 3.28% and 94.63 ± 0.98% for turbidity and 71.82 ± 2.72% and 79.94 ± 1.77% for color, respectively. The structure and morphology of the flocs revealed that the coagulation mechanism of the mucilage was adsorption and bridging, whereas that of FeCl3 was charge neutralization. The results obtained showed that the mucilage could be used as an alternative coagulant to replace FeCl3.&quot;,&quot;publisher&quot;:&quot;Multidisciplinary Digital Publishing Institute&quot;,&quot;issue&quot;:&quot;1&quot;,&quot;volume&quot;:&quot;15&quot;,&quot;container-title-short&quot;:&quot;&quot;},&quot;isTemporary&quot;:false},{&quot;id&quot;:&quot;dfa2eef9-b37d-38c2-af9a-0d96525b696b&quot;,&quot;itemData&quot;:{&quot;type&quot;:&quot;article-journal&quot;,&quot;id&quot;:&quot;dfa2eef9-b37d-38c2-af9a-0d96525b696b&quot;,&quot;title&quot;:&quot;Diferentes maneras de uso de un clarificante natural en procesos de potabilización de aguas turbias&quot;,&quot;author&quot;:[{&quot;family&quot;:&quot;Almazán&quot;,&quot;given&quot;:&quot;Jorge E&quot;,&quot;parse-names&quot;:false,&quot;dropping-particle&quot;:&quot;&quot;,&quot;non-dropping-particle&quot;:&quot;&quot;},{&quot;family&quot;:&quot;Romero&quot;,&quot;given&quot;:&quot;Estela M&quot;,&quot;parse-names&quot;:false,&quot;dropping-particle&quot;:&quot;&quot;,&quot;non-dropping-particle&quot;:&quot;&quot;}],&quot;issued&quot;:{&quot;date-parts&quot;:[[2018]]},&quot;container-title-short&quot;:&quot;&quot;},&quot;isTemporary&quot;:false}]},{&quot;citationID&quot;:&quot;MENDELEY_CITATION_04a55236-f6e8-4713-b00a-a96995b29d70&quot;,&quot;properties&quot;:{&quot;noteIndex&quot;:0},&quot;isEdited&quot;:false,&quot;manualOverride&quot;:{&quot;isManuallyOverridden&quot;:false,&quot;citeprocText&quot;:&quot;(Narkis &amp;#38; Rebhun, 1997)&quot;,&quot;manualOverrideText&quot;:&quot;&quot;},&quot;citationTag&quot;:&quot;MENDELEY_CITATION_v3_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&quot;,&quot;citationItems&quot;:[{&quot;id&quot;:&quot;c35042b3-d863-36cd-bf4e-46f5fcab578f&quot;,&quot;itemData&quot;:{&quot;type&quot;:&quot;article-journal&quot;,&quot;id&quot;:&quot;c35042b3-d863-36cd-bf4e-46f5fcab578f&quot;,&quot;title&quot;:&quot;Flocculation in presence of organic macromolecules of natural water and secondary effluents&quot;,&quot;author&quot;:[{&quot;family&quot;:&quot;Narkis&quot;,&quot;given&quot;:&quot;Nava&quot;,&quot;parse-names&quot;:false,&quot;dropping-particle&quot;:&quot;&quot;,&quot;non-dropping-particle&quot;:&quot;&quot;},{&quot;family&quot;:&quot;Rebhun&quot;,&quot;given&quot;:&quot;Menahem&quot;,&quot;parse-names&quot;:false,&quot;dropping-particle&quot;:&quot;&quot;,&quot;non-dropping-particle&quot;:&quot;&quot;}],&quot;container-title&quot;:&quot;Water Science and Technology&quot;,&quot;accessed&quot;:{&quot;date-parts&quot;:[[2026,4,28]]},&quot;DOI&quot;:&quot;10.2166/WST.1997.0092&quot;,&quot;ISSN&quot;:&quot;0273-1223&quot;,&quot;issued&quot;:{&quot;date-parts&quot;:[[1997,8,1]]},&quot;page&quot;:&quot;85-91&quot;,&quot;abstract&quot;:&quot;Flocculation processes were studied in three types of water representing turbid natural surface water, controlled synthetic systems of reference clay minerals suspensions in the presence of humates and fulvates at various degrees of interactions, and municipal wastewater treatment plant effluents. These systems contain suspended and colloidal dispersed solids accompanied by organic substances in dissolved or colloidal form. The presence of organic anionic macromolecules and soluble organics in water affects flocculation processes by raising the flocculant demand appreciably and hence affects the final water quality. Extraction and elimination of the organics from natural suspended solids, and removal of soluble organics from effluents reduced the organic content, thus decreasing considerably the flocculant demand. The addition of the extracted and separated organics to pure clay dispersions increased accordingly the cationic polyelectrolyte flocculant demand.&quot;,&quot;publisher&quot;:&quot;IWA Publishing&quot;,&quot;issue&quot;:&quot;4&quot;,&quot;volume&quot;:&quot;36&quot;,&quot;container-title-short&quot;:&quot;&quot;},&quot;isTemporary&quot;:false}]},{&quot;citationID&quot;:&quot;MENDELEY_CITATION_1986d08c-6b9c-46be-b4c0-0186c764907c&quot;,&quot;properties&quot;:{&quot;noteIndex&quot;:0},&quot;isEdited&quot;:false,&quot;manualOverride&quot;:{&quot;isManuallyOverridden&quot;:false,&quot;citeprocText&quot;:&quot;(Miller et al., 2008)&quot;,&quot;manualOverrideText&quot;:&quot;&quot;},&quot;citationTag&quot;:&quot;MENDELEY_CITATION_v3_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&quot;,&quot;citationItems&quot;:[{&quot;id&quot;:&quot;7e9ea6f7-9d17-3c32-89b8-341aa24929ab&quot;,&quot;itemData&quot;:{&quot;type&quot;:&quot;article-journal&quot;,&quot;id&quot;:&quot;7e9ea6f7-9d17-3c32-89b8-341aa24929ab&quot;,&quot;title&quot;:&quot;Toward Understanding the Efficacy and Mechanism of Opuntia spp. as a Natural Coagulant for Potential Application in Water Treatment&quot;,&quot;author&quot;:[{&quot;family&quot;:&quot;Miller&quot;,&quot;given&quot;:&quot;Sarah M.&quot;,&quot;parse-names&quot;:false,&quot;dropping-particle&quot;:&quot;&quot;,&quot;non-dropping-particle&quot;:&quot;&quot;},{&quot;family&quot;:&quot;Fugate&quot;,&quot;given&quot;:&quot;Ezekiel J.&quot;,&quot;parse-names&quot;:false,&quot;dropping-particle&quot;:&quot;&quot;,&quot;non-dropping-particle&quot;:&quot;&quot;},{&quot;family&quot;:&quot;Craver&quot;,&quot;given&quot;:&quot;Vinka Oyanedel&quot;,&quot;parse-names&quot;:false,&quot;dropping-particle&quot;:&quot;&quot;,&quot;non-dropping-particle&quot;:&quot;&quot;},{&quot;family&quot;:&quot;Smith&quot;,&quot;given&quot;:&quot;James A.&quot;,&quot;parse-names&quot;:false,&quot;dropping-particle&quot;:&quot;&quot;,&quot;non-dropping-particle&quot;:&quot;&quot;},{&quot;family&quot;:&quot;Zimmerman&quot;,&quot;given&quot;:&quot;Julie B.&quot;,&quot;parse-names&quot;:false,&quot;dropping-particle&quot;:&quot;&quot;,&quot;non-dropping-particle&quot;:&quot;&quot;}],&quot;container-title&quot;:&quot;Environmental Science and Technology&quot;,&quot;container-title-short&quot;:&quot;Environ. Sci. Technol.&quot;,&quot;accessed&quot;:{&quot;date-parts&quot;:[[2026,3,29]]},&quot;DOI&quot;:&quot;10.1021/es7025054&quot;,&quot;ISSN&quot;:&quot;0013936X&quot;,&quot;PMID&quot;:&quot;18605544&quot;,&quot;URL&quot;:&quot;https://pubs.acs.org/doi/abs/10.1021/es7025054&quot;,&quot;issued&quot;:{&quot;date-parts&quot;:[[2008,6,15]]},&quot;page&quot;:&quot;4274-4279&quot;,&quot;abstract&quot;:&quot;Historically, there is evidence to suggest that communities in the developing world have used plant-based materials as one strategy for purifying drinking water. In this study, the coagulant properties of Opuntia spp., a species of cactus, are quantitatively evaluated for the first time. Opuntia spp. was evaluated for turbidity removal from synthetic water samples, and steps were made toward elucidating the underlying coagulation mechanism. In model turbid water using kaolin clay particles at pH 10, Opuntia spp. reduced turbidity by 98% for a range of initial turbidities. This is similar to the observed coagulation activities previously described for Moringa oleifera, a widely studied natural coagulant. Although it has been reported that Moringa oleifera predominantly operates through charge neutralization, comparison of zeta potential measurements and transmission electron microscopy images of flocs formed by Opuntia spp. suggest that these natural coagulants operate through different mechanisms. It is suggested that Opuntia spp. operates predominantly through a bridging coagulation mechanism. Once optimized, application of these readily available plants as a part of point-of-use water treatment technology may offer a practical, inexpensive, and appropriate solution for producing potable water in some developing communities.&quot;,&quot;publisher&quot;:&quot; American Chemical Society&quot;,&quot;issue&quot;:&quot;12&quot;,&quot;volume&quot;:&quot;42&quot;},&quot;isTemporary&quot;:false}]},{&quot;citationID&quot;:&quot;MENDELEY_CITATION_f3ba4784-5947-41a3-8780-41e176a981fa&quot;,&quot;properties&quot;:{&quot;noteIndex&quot;:0},&quot;isEdited&quot;:false,&quot;manualOverride&quot;:{&quot;isManuallyOverridden&quot;:false,&quot;citeprocText&quot;:&quot;(Choudhary et al., 2019; Otálora et al., 2022)&quot;,&quot;manualOverrideText&quot;:&quot;&quot;},&quot;citationTag&quot;:&quot;MENDELEY_CITATION_v3_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&quot;,&quot;citationItems&quot;:[{&quot;id&quot;:&quot;12779e1e-07dc-3b05-a2bf-897c919847d8&quot;,&quot;itemData&quot;:{&quot;type&quot;:&quot;article-journal&quot;,&quot;id&quot;:&quot;12779e1e-07dc-3b05-a2bf-897c919847d8&quot;,&quot;title&quot;:&quot;Evaluation of Turbidity and Color Removal in Water Treatment: A Comparative Study between Opuntia ficus-indica Fruit Peel Mucilage and FeCl3&quot;,&quot;author&quot;:[{&quot;family&quot;:&quot;Otálora&quot;,&quot;given&quot;:&quot;Maria Carolina&quot;,&quot;parse-names&quot;:false,&quot;dropping-particle&quot;:&quot;&quot;,&quot;non-dropping-particle&quot;:&quot;&quot;},{&quot;family&quot;:&quot;Wilches-Torres&quot;,&quot;given&quot;:&quot;Andrea&quot;,&quot;parse-names&quot;:false,&quot;dropping-particle&quot;:&quot;&quot;,&quot;non-dropping-particle&quot;:&quot;&quot;},{&quot;family&quot;:&quot;Lara&quot;,&quot;given&quot;:&quot;Carlos Rafael&quot;,&quot;parse-names&quot;:false,&quot;dropping-particle&quot;:&quot;&quot;,&quot;non-dropping-particle&quot;:&quot;&quot;},{&quot;family&quot;:&quot;Gómez Castaño&quot;,&quot;given&quot;:&quot;Jovanny A.&quot;,&quot;parse-names&quot;:false,&quot;dropping-particle&quot;:&quot;&quot;,&quot;non-dropping-particle&quot;:&quot;&quot;},{&quot;family&quot;:&quot;Cifuentes&quot;,&quot;given&quot;:&quot;Gabriel Ricardo&quot;,&quot;parse-names&quot;:false,&quot;dropping-particle&quot;:&quot;&quot;,&quot;non-dropping-particle&quot;:&quot;&quot;}],&quot;container-title&quot;:&quot;Polymers 2023, Vol. 15, Page 217&quot;,&quot;accessed&quot;:{&quot;date-parts&quot;:[[2026,3,30]]},&quot;DOI&quot;:&quot;10.3390/POLYM15010217&quot;,&quot;ISSN&quot;:&quot;2073-4360&quot;,&quot;URL&quot;:&quot;https://www.mdpi.com/2073-4360/15/1/217/htm&quot;,&quot;issued&quot;:{&quot;date-parts&quot;:[[2022,12,31]]},&quot;page&quot;:&quot;217&quot;,&quot;abstract&quot;:&quot;Natural coagulants derived from by-products have gained popularity as sustainable alternatives to inorganic coagulants in water/wastewater treatment due to their abundant availability, biodegradability, low cost, easy disposal and low sludge volumes. In this study, the mucilage obtained from the peel of Opuntia ficus-indica fruit was evaluated as a biocoagulant for treating synthetic turbid water and compared with a traditional chemical coagulant (FeCl3). The effects of coagulant dosage and pH on the turbidity and color-removal efficiency of synthetic turbid water were analyzed. To estimate the coagulation mechanism, the flocs produced under optimal values were characterized structurally (FTIR and zeta potential) and morphologically (SEM). The optimal condition for the removal of turbidity and color was a coagulant dose of 12 mg/L at pH 13. For the optimal values, the biocoagulant and the FeCl3 presented a maximum removal of 82.7 ± 3.28% and 94.63 ± 0.98% for turbidity and 71.82 ± 2.72% and 79.94 ± 1.77% for color, respectively. The structure and morphology of the flocs revealed that the coagulation mechanism of the mucilage was adsorption and bridging, whereas that of FeCl3 was charge neutralization. The results obtained showed that the mucilage could be used as an alternative coagulant to replace FeCl3.&quot;,&quot;publisher&quot;:&quot;Multidisciplinary Digital Publishing Institute&quot;,&quot;issue&quot;:&quot;1&quot;,&quot;volume&quot;:&quot;15&quot;,&quot;container-title-short&quot;:&quot;&quot;},&quot;isTemporary&quot;:false},{&quot;id&quot;:&quot;2f3313c7-7191-3ff1-8f48-182e52d12c29&quot;,&quot;itemData&quot;:{&quot;type&quot;:&quot;article-journal&quot;,&quot;id&quot;:&quot;2f3313c7-7191-3ff1-8f48-182e52d12c29&quot;,&quot;title&quot;:&quot;Evaluation of the potential application of cactus (Opuntia ficus-indica) as a bio-coagulant for pre-treatment of oil sands process-affected water&quot;,&quot;author&quot;:[{&quot;family&quot;:&quot;Choudhary&quot;,&quot;given&quot;:&quot;Manisha&quot;,&quot;parse-names&quot;:false,&quot;dropping-particle&quot;:&quot;&quot;,&quot;non-dropping-particle&quot;:&quot;&quot;},{&quot;family&quot;:&quot;Ray&quot;,&quot;given&quot;:&quot;Madhumita B&quot;,&quot;parse-names&quot;:false,&quot;dropping-particle&quot;:&quot;&quot;,&quot;non-dropping-particle&quot;:&quot;&quot;},{&quot;family&quot;:&quot;Neogi&quot;,&quot;given&quot;:&quot;Sudarsan&quot;,&quot;parse-names&quot;:false,&quot;dropping-particle&quot;:&quot;&quot;,&quot;non-dropping-particle&quot;:&quot;&quot;}],&quot;container-title&quot;:&quot;Separation and Purification Technology&quot;,&quot;container-title-short&quot;:&quot;Sep. Purif. Technol.&quot;,&quot;DOI&quot;:&quot;https://doi.org/10.1016/j.seppur.2018.09.033&quot;,&quot;ISSN&quot;:&quot;1383-5866&quot;,&quot;URL&quot;:&quot;https://www.sciencedirect.com/science/article/pii/S1383586618316046&quot;,&quot;issued&quot;:{&quot;date-parts&quot;:[[2019]]},&quot;page&quot;:&quot;714-724&quot;,&quot;abstract&quot;:&quot;Environmentally benign natural agents in the treatment of water are increasingly gaining interest due to their cost effectiveness, low toxicity and inherently renewable characteristics. In this context the aqueous mucilage of Opuntia ficus-indica (OFI), a species of cactus, was utilized as a bio-coagulant for pre-treatment of OSPW (Oil sands process-affected water) for the first time. Coagulation/ flocculation tests were performed both on model turbid water and OSPW to explore the performance of extracted bio-coagulant on different types of water with varying turbidity. Effect of different operating parameters such as initial turbidity, pH, different salts, storage time and dosages was studied. The bio-coagulant performed extremely well with 98% turbidity removal from OSPW at initial pH of 7 and 8 using 1500 mg/l within 60 min. The active coagulant compound in mucilage of OFI was found to be a combination of pectic polysaccharide, non-polysaccharide and the natural electrolytes especially divalent cations such as Ca+2 and Mg+2. Formation of exceptionally thread like large flocs reveals the possibility that mechanism of coagulation by OFI is adsorption facilitated by inter-particle bridging. A comparative study between bio-coagulant and alum was also conducted and it was found that bio-coagulant resulted a compact sludge with less volume compared to alum.&quot;,&quot;volume&quot;:&quot;209&quot;},&quot;isTemporary&quot;:false}]},{&quot;citationID&quot;:&quot;MENDELEY_CITATION_fa8852f0-a910-4b63-beff-6249190ef290&quot;,&quot;properties&quot;:{&quot;noteIndex&quot;:0},&quot;isEdited&quot;:false,&quot;manualOverride&quot;:{&quot;isManuallyOverridden&quot;:false,&quot;citeprocText&quot;:&quot;(Choy et al., 2014)&quot;,&quot;manualOverrideText&quot;:&quot;&quot;},&quot;citationTag&quot;:&quot;MENDELEY_CITATION_v3_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&quot;,&quot;citationItems&quot;:[{&quot;id&quot;:&quot;b51bef6f-b68b-3c5c-a45f-f8daf28ce70e&quot;,&quot;itemData&quot;:{&quot;type&quot;:&quot;article-journal&quot;,&quot;id&quot;:&quot;b51bef6f-b68b-3c5c-a45f-f8daf28ce70e&quot;,&quot;title&quot;:&quot;Utilization of plant-based natural coagulants as future alternatives towards sustainable water clarification&quot;,&quot;author&quot;:[{&quot;family&quot;:&quot;Choy&quot;,&quot;given&quot;:&quot;Sook Yan&quot;,&quot;parse-names&quot;:false,&quot;dropping-particle&quot;:&quot;&quot;,&quot;non-dropping-particle&quot;:&quot;&quot;},{&quot;family&quot;:&quot;Prasad&quot;,&quot;given&quot;:&quot;Krishna Murthy Nagendra&quot;,&quot;parse-names&quot;:false,&quot;dropping-particle&quot;:&quot;&quot;,&quot;non-dropping-particle&quot;:&quot;&quot;},{&quot;family&quot;:&quot;Wu&quot;,&quot;given&quot;:&quot;Ta Yeong&quot;,&quot;parse-names&quot;:false,&quot;dropping-particle&quot;:&quot;&quot;,&quot;non-dropping-particle&quot;:&quot;&quot;},{&quot;family&quot;:&quot;Raghunandan&quot;,&quot;given&quot;:&quot;Mavinakere Eshwaraiah&quot;,&quot;parse-names&quot;:false,&quot;dropping-particle&quot;:&quot;&quot;,&quot;non-dropping-particle&quot;:&quot;&quot;},{&quot;family&quot;:&quot;Ramanan&quot;,&quot;given&quot;:&quot;Ramakrishnan Nagasundara&quot;,&quot;parse-names&quot;:false,&quot;dropping-particle&quot;:&quot;&quot;,&quot;non-dropping-particle&quot;:&quot;&quot;}],&quot;container-title&quot;:&quot;Journal of Environmental Sciences&quot;,&quot;DOI&quot;:&quot;https://doi.org/10.1016/j.jes.2014.09.024&quot;,&quot;ISSN&quot;:&quot;1001-0742&quot;,&quot;URL&quot;:&quot;https://www.sciencedirect.com/science/article/pii/S100107421400165X&quot;,&quot;issued&quot;:{&quot;date-parts&quot;:[[2014]]},&quot;page&quot;:&quot;2178-2189&quot;,&quot;abstract&quot;:&quot;Rapid industrial developments coupled with surging population growth have complicated issues dealing with water scarcity as the quest for clean and sanitized water intensifies globally. Existing fresh water supplies could be contaminated with organic, inorganic and biological matters that have potential harm to the society. Turbidity in general is a measure of water cloudiness induced by such colloidal and suspended matters and is also one of the major criteria in raw water monitoring to meet the stipulated water quality guidelines. Turbidity reduction is often accomplished using chemical coagulants such as alum. The use of alum is widely associated with potential development of health issues and generation of voluminous sludge. Natural coagulants that are available in abundance can certainly be considered in addressing the drawbacks associated with the use of chemical coagulants. Twenty one types of plant-based natural coagulants categorized as fruit waste and others are identified and presented collectively with their research summary in this review. The barriers and prospects of commercialization of natural coagulants in near future are also discussed.&quot;,&quot;issue&quot;:&quot;11&quot;,&quot;volume&quot;:&quot;26&quot;,&quot;container-title-short&quot;:&quot;&quot;},&quot;isTemporary&quot;:false}]},{&quot;citationID&quot;:&quot;MENDELEY_CITATION_c54b041a-61e5-4d1c-a42d-b0ada02c4ce5&quot;,&quot;properties&quot;:{&quot;noteIndex&quot;:0},&quot;isEdited&quot;:false,&quot;manualOverride&quot;:{&quot;isManuallyOverridden&quot;:true,&quot;citeprocText&quot;:&quot;(World Health Organization, 2017)&quot;,&quot;manualOverrideText&quot;:&quot;(World Health Organization, 2017).&quot;},&quot;citationTag&quot;:&quot;MENDELEY_CITATION_v3_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&quot;,&quot;citationItems&quot;:[{&quot;id&quot;:&quot;ff27583e-9de9-35f4-a99d-e472b7e16fcd&quot;,&quot;itemData&quot;:{&quot;type&quot;:&quot;report&quot;,&quot;id&quot;:&quot;ff27583e-9de9-35f4-a99d-e472b7e16fcd&quot;,&quot;title&quot;:&quot;Review of Turbidity: Information for regulators and water suppliers&quot;,&quot;author&quot;:[{&quot;family&quot;:&quot;World Health Organization&quot;,&quot;given&quot;:&quot;&quot;,&quot;parse-names&quot;:false,&quot;dropping-particle&quot;:&quot;&quot;,&quot;non-dropping-particle&quot;:&quot;&quot;}],&quot;accessed&quot;:{&quot;date-parts&quot;:[[2025,5,5]]},&quot;URL&quot;:&quot;https://iris.who.int/bitstream/handle/10665/254631/WHO-FWC-WSH-17.01-eng.pdf&quot;,&quot;issued&quot;:{&quot;date-parts&quot;:[[2017]]},&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25</Pages>
  <Words>9681</Words>
  <Characters>53249</Characters>
  <Application>Microsoft Office Word</Application>
  <DocSecurity>0</DocSecurity>
  <Lines>443</Lines>
  <Paragraphs>125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Enzo Corte</cp:lastModifiedBy>
  <cp:revision>150</cp:revision>
  <dcterms:created xsi:type="dcterms:W3CDTF">2026-10-06T17:02:00Z</dcterms:created>
  <dcterms:modified xsi:type="dcterms:W3CDTF">2026-10-16T18:51:00Z</dcterms:modified>
  <cp:category/>
</cp:coreProperties>
</file>